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29AA" w14:textId="19FB5D89" w:rsidR="00220DD0" w:rsidRDefault="00220DD0" w:rsidP="000E59EA">
      <w:pPr>
        <w:pStyle w:val="Titledocument"/>
        <w:rPr>
          <w:lang w:eastAsia="zh-CN"/>
        </w:rPr>
      </w:pPr>
      <w:r w:rsidRPr="00AC26E9">
        <w:rPr>
          <w:lang w:eastAsia="zh-CN"/>
        </w:rPr>
        <w:t xml:space="preserve">Evaluating Consumer Responses to GenAI-Driven Floral Design </w:t>
      </w:r>
      <w:proofErr w:type="spellStart"/>
      <w:r w:rsidR="002F14F4">
        <w:rPr>
          <w:lang w:eastAsia="zh-CN"/>
        </w:rPr>
        <w:t>Colour</w:t>
      </w:r>
      <w:proofErr w:type="spellEnd"/>
      <w:r w:rsidRPr="00AC26E9">
        <w:rPr>
          <w:lang w:eastAsia="zh-CN"/>
        </w:rPr>
        <w:t xml:space="preserve"> Schemes:</w:t>
      </w:r>
    </w:p>
    <w:p w14:paraId="6D501321" w14:textId="77777777" w:rsidR="00220DD0" w:rsidRDefault="00220DD0" w:rsidP="000E59EA">
      <w:pPr>
        <w:pStyle w:val="Titledocument"/>
        <w:rPr>
          <w:lang w:eastAsia="zh-CN"/>
        </w:rPr>
      </w:pPr>
      <w:r w:rsidRPr="00AC26E9">
        <w:rPr>
          <w:lang w:eastAsia="zh-CN"/>
        </w:rPr>
        <w:t>A Study of Adoption Intentions</w:t>
      </w:r>
    </w:p>
    <w:p w14:paraId="007B5773" w14:textId="3A884B6F" w:rsidR="00783165" w:rsidRPr="00783165" w:rsidRDefault="00220DD0" w:rsidP="00783165">
      <w:pPr>
        <w:pStyle w:val="Authors"/>
        <w:rPr>
          <w:rFonts w:eastAsiaTheme="minorEastAsia"/>
          <w:lang w:eastAsia="zh-CN"/>
        </w:rPr>
      </w:pPr>
      <w:r>
        <w:t>Chengliang PING</w:t>
      </w:r>
    </w:p>
    <w:p w14:paraId="393A20D2" w14:textId="77777777" w:rsidR="00220DD0" w:rsidRPr="000E59EA" w:rsidRDefault="00220DD0" w:rsidP="000E59EA">
      <w:pPr>
        <w:pStyle w:val="Abstract"/>
        <w:rPr>
          <w:lang w:eastAsia="zh-CN"/>
        </w:rPr>
      </w:pPr>
      <w:r w:rsidRPr="000E59EA">
        <w:rPr>
          <w:rFonts w:ascii="宋体" w:eastAsia="宋体" w:hAnsi="宋体" w:cs="宋体" w:hint="eastAsia"/>
          <w:lang w:eastAsia="zh-CN"/>
        </w:rPr>
        <w:t>摘要：本研究旨在研究影响生成式人工智能（</w:t>
      </w:r>
      <w:r w:rsidRPr="000E59EA">
        <w:rPr>
          <w:lang w:eastAsia="zh-CN"/>
        </w:rPr>
        <w:t>GenAI</w:t>
      </w:r>
      <w:r w:rsidRPr="000E59EA">
        <w:rPr>
          <w:rFonts w:ascii="宋体" w:eastAsia="宋体" w:hAnsi="宋体" w:cs="宋体" w:hint="eastAsia"/>
          <w:lang w:eastAsia="zh-CN"/>
        </w:rPr>
        <w:t>）定制化设计领域的用户采纳意愿的因素，我们以</w:t>
      </w:r>
      <w:r w:rsidRPr="000E59EA">
        <w:rPr>
          <w:lang w:eastAsia="zh-CN"/>
        </w:rPr>
        <w:t>“</w:t>
      </w:r>
      <w:r w:rsidRPr="000E59EA">
        <w:rPr>
          <w:rFonts w:ascii="宋体" w:eastAsia="宋体" w:hAnsi="宋体" w:cs="宋体" w:hint="eastAsia"/>
          <w:lang w:eastAsia="zh-CN"/>
        </w:rPr>
        <w:t>花礼设计</w:t>
      </w:r>
      <w:r w:rsidRPr="000E59EA">
        <w:rPr>
          <w:lang w:eastAsia="zh-CN"/>
        </w:rPr>
        <w:t>”</w:t>
      </w:r>
      <w:r w:rsidRPr="000E59EA">
        <w:rPr>
          <w:rFonts w:ascii="宋体" w:eastAsia="宋体" w:hAnsi="宋体" w:cs="宋体" w:hint="eastAsia"/>
          <w:lang w:eastAsia="zh-CN"/>
        </w:rPr>
        <w:t>作为主要研究对象</w:t>
      </w:r>
      <w:r w:rsidRPr="000E59EA">
        <w:rPr>
          <w:lang w:eastAsia="zh-CN"/>
        </w:rPr>
        <w:t>——</w:t>
      </w:r>
      <w:r w:rsidRPr="000E59EA">
        <w:rPr>
          <w:rFonts w:ascii="宋体" w:eastAsia="宋体" w:hAnsi="宋体" w:cs="宋体" w:hint="eastAsia"/>
          <w:lang w:eastAsia="zh-CN"/>
        </w:rPr>
        <w:t>从挑战</w:t>
      </w:r>
      <w:r w:rsidRPr="000E59EA">
        <w:rPr>
          <w:lang w:eastAsia="zh-CN"/>
        </w:rPr>
        <w:t>GenAI</w:t>
      </w:r>
      <w:r w:rsidRPr="000E59EA">
        <w:rPr>
          <w:rFonts w:ascii="宋体" w:eastAsia="宋体" w:hAnsi="宋体" w:cs="宋体" w:hint="eastAsia"/>
          <w:lang w:eastAsia="zh-CN"/>
        </w:rPr>
        <w:t>能力的视角来看，这是一个审美直觉、情绪体验、色彩感受都非常显著的代表。经过了基于消费意图和消费场景的简单调查，我们发现色彩是影响消费者花艺礼品购买决策的重要因素，所以我们将第二个重点放在建立人对色彩</w:t>
      </w:r>
      <w:r w:rsidRPr="000E59EA">
        <w:rPr>
          <w:lang w:eastAsia="zh-CN"/>
        </w:rPr>
        <w:t>——</w:t>
      </w:r>
      <w:r w:rsidRPr="000E59EA">
        <w:rPr>
          <w:rFonts w:ascii="宋体" w:eastAsia="宋体" w:hAnsi="宋体" w:cs="宋体" w:hint="eastAsia"/>
          <w:lang w:eastAsia="zh-CN"/>
        </w:rPr>
        <w:t>情绪的映射关系上，以期评估</w:t>
      </w:r>
      <w:r w:rsidRPr="000E59EA">
        <w:rPr>
          <w:lang w:eastAsia="zh-CN"/>
        </w:rPr>
        <w:t>GenAI</w:t>
      </w:r>
      <w:r w:rsidRPr="000E59EA">
        <w:rPr>
          <w:rFonts w:ascii="宋体" w:eastAsia="宋体" w:hAnsi="宋体" w:cs="宋体" w:hint="eastAsia"/>
          <w:lang w:eastAsia="zh-CN"/>
        </w:rPr>
        <w:t>目前的能力边界，并为其在设计领域中的进一步应用（如模型训练的</w:t>
      </w:r>
      <w:r w:rsidRPr="000E59EA">
        <w:rPr>
          <w:lang w:eastAsia="zh-CN"/>
        </w:rPr>
        <w:t xml:space="preserve"> RLHF</w:t>
      </w:r>
      <w:r w:rsidRPr="000E59EA">
        <w:rPr>
          <w:rFonts w:ascii="宋体" w:eastAsia="宋体" w:hAnsi="宋体" w:cs="宋体" w:hint="eastAsia"/>
          <w:lang w:eastAsia="zh-CN"/>
        </w:rPr>
        <w:t>（基于人类反馈的强化学习）</w:t>
      </w:r>
      <w:r w:rsidRPr="000E59EA">
        <w:rPr>
          <w:lang w:eastAsia="zh-CN"/>
        </w:rPr>
        <w:t xml:space="preserve"> </w:t>
      </w:r>
      <w:r w:rsidRPr="000E59EA">
        <w:rPr>
          <w:rFonts w:ascii="宋体" w:eastAsia="宋体" w:hAnsi="宋体" w:cs="宋体" w:hint="eastAsia"/>
          <w:lang w:eastAsia="zh-CN"/>
        </w:rPr>
        <w:t>等环节的数据标注等工作提供建议</w:t>
      </w:r>
    </w:p>
    <w:p w14:paraId="0609F8F3" w14:textId="75CF2CBE" w:rsidR="00220DD0" w:rsidRDefault="00220DD0" w:rsidP="00F449DE">
      <w:pPr>
        <w:pStyle w:val="Head1"/>
      </w:pPr>
      <w:r>
        <w:t>INTRODUCTION</w:t>
      </w:r>
      <w:r w:rsidR="001040EA">
        <w:rPr>
          <w:rFonts w:eastAsiaTheme="minorEastAsia" w:hint="eastAsia"/>
          <w:lang w:eastAsia="zh-CN"/>
        </w:rPr>
        <w:t xml:space="preserve"> </w:t>
      </w:r>
      <w:r w:rsidR="001040EA" w:rsidRPr="001040EA">
        <w:rPr>
          <w:rFonts w:eastAsiaTheme="minorEastAsia" w:hint="eastAsia"/>
          <w:highlight w:val="yellow"/>
          <w:lang w:eastAsia="zh-CN"/>
        </w:rPr>
        <w:t>（</w:t>
      </w:r>
      <w:r w:rsidR="001040EA" w:rsidRPr="001040EA">
        <w:rPr>
          <w:rFonts w:eastAsiaTheme="minorEastAsia" w:hint="eastAsia"/>
          <w:highlight w:val="yellow"/>
          <w:lang w:eastAsia="zh-CN"/>
        </w:rPr>
        <w:t>5</w:t>
      </w:r>
      <w:r w:rsidR="001040EA" w:rsidRPr="001040EA">
        <w:rPr>
          <w:rFonts w:eastAsiaTheme="minorEastAsia" w:hint="eastAsia"/>
          <w:highlight w:val="yellow"/>
          <w:lang w:eastAsia="zh-CN"/>
        </w:rPr>
        <w:t>页）</w:t>
      </w:r>
    </w:p>
    <w:p w14:paraId="6A0CA9D5" w14:textId="6F7BD8F0" w:rsidR="00220DD0" w:rsidRPr="008618D9" w:rsidRDefault="00220DD0" w:rsidP="00F449DE">
      <w:pPr>
        <w:pStyle w:val="Head2"/>
        <w:rPr>
          <w:rFonts w:eastAsiaTheme="minorEastAsia"/>
          <w:lang w:eastAsia="zh-CN"/>
        </w:rPr>
      </w:pPr>
      <w:bookmarkStart w:id="0" w:name="_Ref210927262"/>
      <w:r>
        <w:rPr>
          <w:rFonts w:eastAsiaTheme="minorEastAsia" w:hint="eastAsia"/>
          <w:lang w:eastAsia="zh-CN"/>
        </w:rPr>
        <w:t>Research Background</w:t>
      </w:r>
      <w:r w:rsidR="00BC1DA1">
        <w:rPr>
          <w:rFonts w:eastAsiaTheme="minorEastAsia" w:hint="eastAsia"/>
          <w:lang w:eastAsia="zh-CN"/>
        </w:rPr>
        <w:t xml:space="preserve"> and </w:t>
      </w:r>
      <w:r w:rsidR="00BC1DA1" w:rsidRPr="00BC1DA1">
        <w:rPr>
          <w:rFonts w:eastAsiaTheme="minorEastAsia"/>
          <w:lang w:eastAsia="zh-CN"/>
        </w:rPr>
        <w:t>Global Challenge: From Aesthetics to Emotion–Behavior Alignment</w:t>
      </w:r>
      <w:bookmarkEnd w:id="0"/>
    </w:p>
    <w:p w14:paraId="317AB28B" w14:textId="4AC92787" w:rsidR="002F14F4" w:rsidRPr="002F14F4" w:rsidRDefault="002F14F4" w:rsidP="00F449DE">
      <w:pPr>
        <w:pStyle w:val="Para"/>
        <w:rPr>
          <w:rFonts w:eastAsiaTheme="minorEastAsia"/>
          <w:lang w:eastAsia="zh-CN"/>
        </w:rPr>
      </w:pPr>
      <w:r w:rsidRPr="002F14F4">
        <w:t xml:space="preserve">The release of </w:t>
      </w:r>
      <w:r w:rsidRPr="0087776B">
        <w:rPr>
          <w:highlight w:val="green"/>
        </w:rPr>
        <w:t>ChatGPT in November 2022</w:t>
      </w:r>
      <w:r w:rsidRPr="002F14F4">
        <w:t xml:space="preserve"> garnered widespread global attention, showcasing the immense potential of Generative Artificial Intelligence (GenAI) to the world. According to forecasts by IDC and Morgan Stanley, the global GenAI market is projected to reach $145.4 billion by 2027</w:t>
      </w:r>
      <w:r>
        <w:fldChar w:fldCharType="begin"/>
      </w:r>
      <w:r w:rsidR="00CF1C27">
        <w:instrText xml:space="preserve"> ADDIN ZOTERO_ITEM CSL_CITATION {"citationID":"jI8xSUOZ","properties":{"formattedCitation":"(2024)","plainCitation":"(2024)","noteIndex":0},"citationItems":[{"id":6203,"uris":["http://zotero.org/users/10843041/items/ALZU8UTG"],"itemData":{"id":6203,"type":"report","language":"zh","publisher":"IDC China","source":"IDC China","title":"</w:instrText>
      </w:r>
      <w:r w:rsidR="00CF1C27">
        <w:rPr>
          <w:rFonts w:ascii="宋体" w:eastAsia="宋体" w:hAnsi="宋体" w:cs="宋体" w:hint="eastAsia"/>
        </w:rPr>
        <w:instrText>技术革新引领未来</w:instrText>
      </w:r>
      <w:r w:rsidR="00CF1C27">
        <w:rPr>
          <w:rFonts w:ascii="Cambria" w:hAnsi="Cambria" w:cs="Cambria"/>
        </w:rPr>
        <w:instrText>——</w:instrText>
      </w:r>
      <w:r w:rsidR="00CF1C27">
        <w:rPr>
          <w:rFonts w:ascii="宋体" w:eastAsia="宋体" w:hAnsi="宋体" w:cs="宋体" w:hint="eastAsia"/>
        </w:rPr>
        <w:instrText>生成式</w:instrText>
      </w:r>
      <w:r w:rsidR="00CF1C27">
        <w:instrText xml:space="preserve"> AI </w:instrText>
      </w:r>
      <w:r w:rsidR="00CF1C27">
        <w:rPr>
          <w:rFonts w:ascii="宋体" w:eastAsia="宋体" w:hAnsi="宋体" w:cs="宋体" w:hint="eastAsia"/>
        </w:rPr>
        <w:instrText>塑造核心发展引擎</w:instrText>
      </w:r>
      <w:r w:rsidR="00CF1C27">
        <w:instrText xml:space="preserve">","author":[{"family":"","given":"IDC China"}],"issued":{"date-parts":[["2024"]]},"citation-key":"JiShuGeXinYinLingWeiLaiShengChengShiAISuZaoHeXinFaZhanYinQing2024"}}],"schema":"https://github.com/citation-style-language/schema/raw/master/csl-citation.json"} </w:instrText>
      </w:r>
      <w:r>
        <w:fldChar w:fldCharType="separate"/>
      </w:r>
      <w:r w:rsidR="00CF1C27" w:rsidRPr="00CF1C27">
        <w:t>(2024)</w:t>
      </w:r>
      <w:r>
        <w:fldChar w:fldCharType="end"/>
      </w:r>
      <w:r w:rsidRPr="002F14F4">
        <w:t>, with related revenues potentially reaching approximately $1.1 trillion by 2028</w:t>
      </w:r>
      <w:r>
        <w:fldChar w:fldCharType="begin"/>
      </w:r>
      <w:r w:rsidR="00CF1C27">
        <w:instrText xml:space="preserve"> ADDIN ZOTERO_ITEM CSL_CITATION {"citationID":"A4NJ3PJh","properties":{"formattedCitation":"(GenAI Revenue Could Surpass $1T by 2028, 2025)","plainCitation":"(GenAI Revenue Could Surpass $1T by 2028, 2025)","noteIndex":0},"citationItems":[{"id":6195,"uris":["http://zotero.org/users/10843041/items/MAG82VZP"],"itemData":{"id":6195,"type":"report","abstract":"Software and Internet companies are likely to see their revenue from GenAI rise more than 20-fold in the next three years, with the return on their investments turning positive as soon as 2025.","language":"en","publisher":"Morgan Stanley","title":"GenAI revenue could surpass $1T by 2028","URL":"https://www.morganstanley.com/insights/articles/genai-revenue-growth-and-profitability","accessed":{"date-parts":[["2025",8,20]]},"issued":{"date-parts":[["2025",3,4]]},"citation-key":"GenAIRevenueCould2025"}}],"schema":"https://github.com/citation-style-language/schema/raw/master/csl-citation.json"} </w:instrText>
      </w:r>
      <w:r>
        <w:fldChar w:fldCharType="separate"/>
      </w:r>
      <w:r w:rsidR="00CF1C27" w:rsidRPr="00CF1C27">
        <w:t>(GenAI Revenue Could Surpass $1T by 2028, 2025)</w:t>
      </w:r>
      <w:r>
        <w:fldChar w:fldCharType="end"/>
      </w:r>
      <w:r w:rsidRPr="002F14F4">
        <w:t xml:space="preserve">. GenAI is driving paradigm shifts across various industries. Core technologies such as diffusion models, convolutional neural networks, and generative adversarial networks have enabled the automated generation of text, images, and even videos, presenting unprecedented opportunities for innovation and efficiency </w:t>
      </w:r>
      <w:r>
        <w:fldChar w:fldCharType="begin"/>
      </w:r>
      <w:r w:rsidR="00CF1C27">
        <w:instrText xml:space="preserve"> ADDIN ZOTERO_ITEM CSL_CITATION {"citationID":"WHtmTs4f","properties":{"formattedCitation":"(Cao et al., 2023; Wu et al., 2024)","plainCitation":"(Cao et al., 2023; Wu et al., 2024)","noteIndex":0},"citationItems":[{"id":3314,"uris":["http://zotero.org/users/10843041/items/ACFHGFZW"],"itemData":{"id":3314,"type":"article","abstract":"Recently, ChatGPT, along with DALL-E-2 and Codex,has been gaining significant attention from society. As a result, many individuals have become interested in related resources and are seeking to uncover the background and secrets behind its impressive performance. In fact, ChatGPT and other Generative AI (GAI) techniques belong to the category of Artificial Intelligence Generated Content (AIGC), which involves the creation of digital content, such as images, music, and natural language, through AI models. The goal of AIGC is to make the content creation process more efficient and accessible, allowing for the production of high-quality content at a faster pace. AIGC is achieved by extracting and understanding intent information from instructions provided by human, and generating the content according to its knowledge and the intent information. In recent years, large-scale models have become increasingly important in AIGC as they provide better intent extraction and thus, improved generation results. With the growth of data and the size of the models, the distribution that the model can learn becomes more comprehensive and closer to reality, leading to more realistic and high-quality content generation. This survey provides a comprehensive review on the history of generative models, and basic components, recent advances in AIGC from unimodal interaction and multimodal interaction. From the perspective of unimodality, we introduce the generation tasks and relative models of text and image. From the perspective of multimodality, we introduce the cross-application between the modalities mentioned above. Finally, we discuss the existing open problems and future challenges in AIGC.","DOI":"10.48550/arXiv.2303.04226","language":"en","note":"arXiv:2303.04226 [cs]\nTLDR: This survey provides a comprehensive review on the history of generative models, and basic components, recent advances in AIGC from unimmodal interaction and multimodal interaction, and introduces the generation tasks and relative models of text and image.","number":"arXiv:2303.04226","publisher":"arXiv","source":"arXiv.org","title":"A comprehensive survey of AI-generated content (AIGC): a history of generative AI from GAN to ChatGPT","title-short":"A comprehensive survey of AI-generated content (AIGC)","URL":"http://arxiv.org/abs/2303.04226","author":[{"family":"Cao","given":"Yihan"},{"family":"Li","given":"Siyu"},{"family":"Liu","given":"Yixin"},{"family":"Yan","given":"Zhiling"},{"family":"Dai","given":"Yutong"},{"family":"Yu","given":"Philip S."},{"family":"Sun","given":"Lichao"}],"accessed":{"date-parts":[["2024",12,19]]},"issued":{"date-parts":[["2023",3,7]]},"citation-key":"caoComprehensiveSurveyAIgenerated2023"}},{"id":2830,"uris":["http://zotero.org/users/10843041/items/PTTSNHEB"],"itemData":{"id":2830,"type":"article-journal","abstract":"With the emergence of various generative AI applications, artificial intelligence-generated content (AIGC) demonstrates positive potential for design activities. However, few scholars have proposed a practical AIGC-based design methodology. This paper introduces an AIGC-empowered methodology for product color-matching design. ChatGPT generates target imageries describing the design features, and Midjourney constructs a shape sample database based on these imageries, identifying representative shapes through consumer perceptual questionnaires. Meanwhile, three Midjourney-based color image generation methods are proposed to generate color images that match the target imageries, and an application is developed to extract the dominant colors from these images. Finally, based on the color harmony theory, the optimal color combinations are derived from the extracted dominant colors and applied to the representative shape to generate color-matching alternatives. AHP-based expert evaluation (Evaluation_1) and consumer perceptual evaluation (Evaluation_2) are employed to ascertain the optimal design solution. This paper uses the household vacuum cleaner as an example to demonstrate the proposed color-matching methodology. Consistent evaluation results are obtained, supported by a significant Pearson correlation coefficient. Research findings suggest that AIGC has the potential to revolutionize traditional product color-matching design. Additionally, the methodology highlights the collaborative potential between generative AIs and conventional computer-aided design tools.","container-title":"Displays","DOI":"10.1016/j.displa.2023.102623","ISSN":"0141-9382","journalAbbreviation":"Displays","language":"en","page":"102623","source":"ScienceDirect","title":"An AIGC-empowered methodology to product color matching design","volume":"81","author":[{"family":"Wu","given":"Fan"},{"family":"Hsiao","given":"Shih-Wen"},{"family":"Lu","given":"Peng"}],"issued":{"date-parts":[["2024",1,1]]},"citation-key":"wuAIGCempoweredMethodologyProduct2024"}}],"schema":"https://github.com/citation-style-language/schema/raw/master/csl-citation.json"} </w:instrText>
      </w:r>
      <w:r>
        <w:fldChar w:fldCharType="separate"/>
      </w:r>
      <w:r w:rsidR="00CF1C27" w:rsidRPr="00CF1C27">
        <w:t>(Cao et al., 2023; Wu et al., 2024)</w:t>
      </w:r>
      <w:r>
        <w:fldChar w:fldCharType="end"/>
      </w:r>
      <w:r>
        <w:rPr>
          <w:rFonts w:eastAsiaTheme="minorEastAsia" w:hint="eastAsia"/>
          <w:lang w:eastAsia="zh-CN"/>
        </w:rPr>
        <w:t>.</w:t>
      </w:r>
    </w:p>
    <w:p w14:paraId="2EE1BB58" w14:textId="48BFD017" w:rsidR="002F14F4" w:rsidRPr="002F14F4" w:rsidRDefault="002F14F4" w:rsidP="00F449DE">
      <w:pPr>
        <w:pStyle w:val="Para"/>
        <w:rPr>
          <w:rFonts w:eastAsiaTheme="minorEastAsia"/>
          <w:lang w:eastAsia="zh-CN"/>
        </w:rPr>
      </w:pPr>
      <w:r>
        <w:t xml:space="preserve">The creative design industry is actively embracing this wave. A key application of GenAI, AI-Generated Content (AIGC)—defined as content generated by AI directly from natural language instructions, reference images, or structural templates—has injected new vitality into creative practices by supporting rapid iteration, creative exploration, and design optimization </w:t>
      </w:r>
      <w:r>
        <w:fldChar w:fldCharType="begin"/>
      </w:r>
      <w:r w:rsidR="00CF1C27">
        <w:instrText xml:space="preserve"> ADDIN ZOTERO_ITEM CSL_CITATION {"citationID":"yZcguXZI","properties":{"formattedCitation":"(Cao et al., 2023; Li et al., 2025; Wu et al., 2024)","plainCitation":"(Cao et al., 2023; Li et al., 2025; Wu et al., 2024)","noteIndex":0},"citationItems":[{"id":3314,"uris":["http://zotero.org/users/10843041/items/ACFHGFZW"],"itemData":{"id":3314,"type":"article","abstract":"Recently, ChatGPT, along with DALL-E-2 and Codex,has been gaining significant attention from society. As a result, many individuals have become interested in related resources and are seeking to uncover the background and secrets behind its impressive performance. In fact, ChatGPT and other Generative AI (GAI) techniques belong to the category of Artificial Intelligence Generated Content (AIGC), which involves the creation of digital content, such as images, music, and natural language, through AI models. The goal of AIGC is to make the content creation process more efficient and accessible, allowing for the production of high-quality content at a faster pace. AIGC is achieved by extracting and understanding intent information from instructions provided by human, and generating the content according to its knowledge and the intent information. In recent years, large-scale models have become increasingly important in AIGC as they provide better intent extraction and thus, improved generation results. With the growth of data and the size of the models, the distribution that the model can learn becomes more comprehensive and closer to reality, leading to more realistic and high-quality content generation. This survey provides a comprehensive review on the history of generative models, and basic components, recent advances in AIGC from unimodal interaction and multimodal interaction. From the perspective of unimodality, we introduce the generation tasks and relative models of text and image. From the perspective of multimodality, we introduce the cross-application between the modalities mentioned above. Finally, we discuss the existing open problems and future challenges in AIGC.","DOI":"10.48550/arXiv.2303.04226","language":"en","note":"arXiv:2303.04226 [cs]\nTLDR: This survey provides a comprehensive review on the history of generative models, and basic components, recent advances in AIGC from unimmodal interaction and multimodal interaction, and introduces the generation tasks and relative models of text and image.","number":"arXiv:2303.04226","publisher":"arXiv","source":"arXiv.org","title":"A comprehensive survey of AI-generated content (AIGC): a history of generative AI from GAN to ChatGPT","title-short":"A comprehensive survey of AI-generated content (AIGC)","URL":"http://arxiv.org/abs/2303.04226","author":[{"family":"Cao","given":"Yihan"},{"family":"Li","given":"Siyu"},{"family":"Liu","given":"Yixin"},{"family":"Yan","given":"Zhiling"},{"family":"Dai","given":"Yutong"},{"family":"Yu","given":"Philip S."},{"family":"Sun","given":"Lichao"}],"accessed":{"date-parts":[["2024",12,19]]},"issued":{"date-parts":[["2023",3,7]]},"citation-key":"caoComprehensiveSurveyAIgenerated2023"}},{"id":6247,"uris":["http://zotero.org/users/10843041/items/QA7V9WJP"],"itemData":{"id":6247,"type":"article-journal","abstract":"While generative artificial intelligence (Gen AI) is accelerating digital transformation and innovation in corporate product design (CPD), limited research has explored how designers adopt this technology. This study aims to identify the key factors and causal configurations that influence designers’ intentions to adopt Gen AI in CPD. This study involved 327 in-service designers as participants, employed semi-structured interviews and a questionnaire to collect data, and applied the grounded theory and fsQCA to analyze the data. The findings indicate the following: (1) Personal innovativeness, AI technological anxiety, perceived usefulness, task–technology fit, perceived risk, social influence, and organizational support are the key factors influencing designers’ adoption of Gen AI. (2) None of these factors constitute a necessary condition for designers to adopt Gen AI. (3) High adoption intention results from the interaction of multiple factors, which can be categorized into three driving logics: “task demand-driven”, “organizational environment-driven”, and “individual characteristics-driven”. It is recommended that corporate managers establish an AI training framework, foster a supportive organizational environment, and implement tailored strategies to facilitate the integration of new technologies. This study clarifies the factors influencing designers’ adoption of Gen AI in CPD and provides a framework for companies to effectively integrate AI systems into product design.","container-title":"Systems","DOI":"10.3390/systems13040275","ISSN":"2079-8954","issue":"4","language":"en","license":"http://creativecommons.org/licenses/by/3.0/","note":"JCR</w:instrText>
      </w:r>
      <w:r w:rsidR="00CF1C27">
        <w:rPr>
          <w:rFonts w:ascii="宋体" w:eastAsia="宋体" w:hAnsi="宋体" w:cs="宋体" w:hint="eastAsia"/>
        </w:rPr>
        <w:instrText>分区</w:instrText>
      </w:r>
      <w:r w:rsidR="00CF1C27">
        <w:instrText>: Q1\n</w:instrText>
      </w:r>
      <w:r w:rsidR="00CF1C27">
        <w:rPr>
          <w:rFonts w:ascii="宋体" w:eastAsia="宋体" w:hAnsi="宋体" w:cs="宋体" w:hint="eastAsia"/>
        </w:rPr>
        <w:instrText>中科院分区升级版</w:instrText>
      </w:r>
      <w:r w:rsidR="00CF1C27">
        <w:instrText xml:space="preserve">: </w:instrText>
      </w:r>
      <w:r w:rsidR="00CF1C27">
        <w:rPr>
          <w:rFonts w:ascii="宋体" w:eastAsia="宋体" w:hAnsi="宋体" w:cs="宋体" w:hint="eastAsia"/>
        </w:rPr>
        <w:instrText>社会学</w:instrText>
      </w:r>
      <w:r w:rsidR="00CF1C27">
        <w:instrText>4</w:instrText>
      </w:r>
      <w:r w:rsidR="00CF1C27">
        <w:rPr>
          <w:rFonts w:ascii="宋体" w:eastAsia="宋体" w:hAnsi="宋体" w:cs="宋体" w:hint="eastAsia"/>
        </w:rPr>
        <w:instrText>区</w:instrText>
      </w:r>
      <w:r w:rsidR="00CF1C27">
        <w:instrText>\n</w:instrText>
      </w:r>
      <w:r w:rsidR="00CF1C27">
        <w:rPr>
          <w:rFonts w:ascii="宋体" w:eastAsia="宋体" w:hAnsi="宋体" w:cs="宋体" w:hint="eastAsia"/>
        </w:rPr>
        <w:instrText>影响因子</w:instrText>
      </w:r>
      <w:r w:rsidR="00CF1C27">
        <w:instrText>: 3.1\n5</w:instrText>
      </w:r>
      <w:r w:rsidR="00CF1C27">
        <w:rPr>
          <w:rFonts w:ascii="宋体" w:eastAsia="宋体" w:hAnsi="宋体" w:cs="宋体" w:hint="eastAsia"/>
        </w:rPr>
        <w:instrText>年影响因子</w:instrText>
      </w:r>
      <w:r w:rsidR="00CF1C27">
        <w:instrText xml:space="preserve">: 3.1\nEI: </w:instrText>
      </w:r>
      <w:r w:rsidR="00CF1C27">
        <w:rPr>
          <w:rFonts w:ascii="宋体" w:eastAsia="宋体" w:hAnsi="宋体" w:cs="宋体" w:hint="eastAsia"/>
        </w:rPr>
        <w:instrText>是</w:instrText>
      </w:r>
      <w:r w:rsidR="00CF1C27">
        <w:instrText>\n</w:instrText>
      </w:r>
      <w:r w:rsidR="00CF1C27">
        <w:rPr>
          <w:rFonts w:ascii="宋体" w:eastAsia="宋体" w:hAnsi="宋体" w:cs="宋体" w:hint="eastAsia"/>
        </w:rPr>
        <w:instrText>中科院升级版小类分区</w:instrText>
      </w:r>
      <w:r w:rsidR="00CF1C27">
        <w:instrText xml:space="preserve">: </w:instrText>
      </w:r>
      <w:r w:rsidR="00CF1C27">
        <w:rPr>
          <w:rFonts w:ascii="宋体" w:eastAsia="宋体" w:hAnsi="宋体" w:cs="宋体" w:hint="eastAsia"/>
        </w:rPr>
        <w:instrText>社会科学：跨领域</w:instrText>
      </w:r>
      <w:r w:rsidR="00CF1C27">
        <w:instrText>4</w:instrText>
      </w:r>
      <w:r w:rsidR="00CF1C27">
        <w:rPr>
          <w:rFonts w:ascii="宋体" w:eastAsia="宋体" w:hAnsi="宋体" w:cs="宋体" w:hint="eastAsia"/>
        </w:rPr>
        <w:instrText>区。</w:instrText>
      </w:r>
      <w:r w:rsidR="00CF1C27">
        <w:instrText xml:space="preserve">\nJCI: 1.91\nTLDR: The factors influencing designers’ adoption of Gen AI in CPD are clarified and a framework for companies to effectively integrate AI systems into product design is provided.","page":"275","source":"www.mdpi.com","title":"Unveiling the complexity of designers’ intention to use generative AI in corporate product design: A grounded theory and fsQCA","title-short":"Unveiling the complexity of designers’ intention to use generative AI in corporate product design","volume":"13","author":[{"family":"Li","given":"He"},{"family":"Liu","given":"Yuqing"},{"family":"Guo","given":"Qihan"},{"family":"Shi","given":"Mingxi"},{"family":"Zhang","given":"Peng"},{"family":"Kim","given":"Seongnyeon"}],"issued":{"date-parts":[["2025",4]]},"citation-key":"liUnveilingComplexityDesigners2025"}},{"id":2830,"uris":["http://zotero.org/users/10843041/items/PTTSNHEB"],"itemData":{"id":2830,"type":"article-journal","abstract":"With the emergence of various generative AI applications, artificial intelligence-generated content (AIGC) demonstrates positive potential for design activities. However, few scholars have proposed a practical AIGC-based design methodology. This paper introduces an AIGC-empowered methodology for product color-matching design. ChatGPT generates target imageries describing the design features, and Midjourney constructs a shape sample database based on these imageries, identifying representative shapes through consumer perceptual questionnaires. Meanwhile, three Midjourney-based color image generation methods are proposed to generate color images that match the target imageries, and an application is developed to extract the dominant colors from these images. Finally, based on the color harmony theory, the optimal color combinations are derived from the extracted dominant colors and applied to the representative shape to generate color-matching alternatives. AHP-based expert evaluation (Evaluation_1) and consumer perceptual evaluation (Evaluation_2) are employed to ascertain the optimal design solution. This paper uses the household vacuum cleaner as an example to demonstrate the proposed color-matching methodology. Consistent evaluation results are obtained, supported by a significant Pearson correlation coefficient. Research findings suggest that AIGC has the potential to revolutionize traditional product color-matching design. Additionally, the methodology highlights the collaborative potential between generative AIs and conventional computer-aided design tools.","container-title":"Displays","DOI":"10.1016/j.displa.2023.102623","ISSN":"0141-9382","journalAbbreviation":"Displays","language":"en","page":"102623","source":"ScienceDirect","title":"An AIGC-empowered methodology to product color matching design","volume":"81","author":[{"family":"Wu","given":"Fan"},{"family":"Hsiao","given":"Shih-Wen"},{"family":"Lu","given":"Peng"}],"issued":{"date-parts":[["2024",1,1]]},"citation-key":"wuAIGCempoweredMethodologyProduct2024"}}],"schema":"https://github.com/citation-style-language/schema/raw/master/csl-citation.json"} </w:instrText>
      </w:r>
      <w:r>
        <w:fldChar w:fldCharType="separate"/>
      </w:r>
      <w:r w:rsidR="00CF1C27" w:rsidRPr="00CF1C27">
        <w:t>(Cao et al., 2023; Li et al., 2025; Wu et al., 2024)</w:t>
      </w:r>
      <w:r>
        <w:fldChar w:fldCharType="end"/>
      </w:r>
      <w:r>
        <w:t xml:space="preserve">. However, GenAI-driven design still faces several critical challenges. Existing research has paid limited attention to the challenges faced by non-expert users and has inadequately addressed the integration of key design principles such as User-Centered Design (UCD) </w:t>
      </w:r>
      <w:r>
        <w:fldChar w:fldCharType="begin"/>
      </w:r>
      <w:r w:rsidR="00CF1C27">
        <w:instrText xml:space="preserve"> ADDIN ZOTERO_ITEM CSL_CITATION {"citationID":"Cg3FX3Xh","properties":{"formattedCitation":"(Mao et al., 2023; Xu et al., 2023)","plainCitation":"(Mao et al., 2023; Xu et al., 2023)","noteIndex":0},"citationItems":[{"id":2759,"uris":["http://zotero.org/users/10843041/items/VVYH5VAL"],"itemData":{"id":2759,"type":"article-journal","container-title":"Information Science","ISSN":"1007-7634","journalAbbreviation":"Information Science","language":"zh","note":"status: advance online publication\ndownload: 7530\nalbum: </w:instrText>
      </w:r>
      <w:r w:rsidR="00CF1C27">
        <w:rPr>
          <w:rFonts w:ascii="宋体" w:eastAsia="宋体" w:hAnsi="宋体" w:cs="宋体" w:hint="eastAsia"/>
        </w:rPr>
        <w:instrText>信息科技</w:instrText>
      </w:r>
      <w:r w:rsidR="00CF1C27">
        <w:instrText xml:space="preserve">\nCLC: G252\ndbcode: CAPJ\ndbname: CAPJLAST\nfilename: QBKX20231102008","page":"1-15","source":"CNKI","title":"Factors Influencing User Adoption Intention of Artificial Intelligence Generated Content (AIGC): A Study on ChatGPT","author":[{"family":"Mao","given":"Taitian"},{"family":"Tang","given":"Gan"},{"family":"Ma","given":"Jiawei"},{"family":"Liu","given":"Jie"}],"issued":{"date-parts":[["2023",11,3]]},"citation-key":"maoFactorsInfluencingUser2023"}},{"id":3478,"uris":["http://zotero.org/users/10843041/items/U38WDGZA"],"itemData":{"id":3478,"type":"article-journal","abstract":"Artificial Intelligence (AI) applications in different fields are developing rapidly, among which AI painting technology, as an emerging technology, has received wide attention from users for its creativity and efficiency. This study aimed to investigate the factors that influence user acceptance of the use of AIBPS by proposing an extended model that combines the Extended Technology Acceptance Model (ETAM) with an AI-based Painting System (AIBPS). A questionnaire was administered to 528 Chinese participants, and validated factor analysis data and Structural Equation Modeling (SEM) were used to test our hypotheses. The findings showed that Hedonic Motivation (HM) and Perceived Trust (PE) had a positive effect (+) on users’ Perceived Usefulness (PU) and Perceived Ease of Use (PEOU), while Previous Experience (PE) and Technical Features (TF) had no effect (−) on users’ Perceived Usefulness (PU). This study provides an important contribution to the literature on AIBPS and the evaluation of systems of the same type, which helps to promote the sustainable development of AI in different domains and provides a possible space for the further extension of TAM, thus helping to improve the user experience of AIBPS. The results of this study provide insights for system developers and enterprises to better motivate users to use AIBPS.","container-title":"Applied Sciences","DOI":"10.3390/app13116496","ISSN":"2076-3417","issue":"11","journalAbbreviation":"Appl. Sci.","language":"en","license":"http://creativecommons.org/licenses/by/3.0/","note":"number: 11\npublisher: Multidisciplinary Digital Publishing Institute\nTLDR: An extended model that combines the Extended Technology Acceptance Model (ETAM) with an AI-based Painting System (AIBPS) is proposed, which provides an important contribution to the literature on AIBPS and the evaluation of systems of the same type, which helps to promote the sustainable development of AI in different domains.","page":"6496","source":"www.mdpi.com","title":"Is everyone an artist? A study on user experience of AI-based painting system","title-short":"Is everyone an artist?","volume":"13","author":[{"family":"Xu","given":"Junping"},{"family":"Zhang","given":"Xiaolin"},{"family":"Li","given":"Hui"},{"family":"Yoo","given":"Chaemoon"},{"family":"Pan","given":"Younghwan"}],"issued":{"date-parts":[["2023",1]]},"citation-key":"xuEveryoneArtistStudy2023"}}],"schema":"https://github.com/citation-style-language/schema/raw/master/csl-citation.json"} </w:instrText>
      </w:r>
      <w:r>
        <w:fldChar w:fldCharType="separate"/>
      </w:r>
      <w:r w:rsidR="00CF1C27" w:rsidRPr="00CF1C27">
        <w:t>(Mao et al., 2023; Xu et al., 2023)</w:t>
      </w:r>
      <w:r>
        <w:fldChar w:fldCharType="end"/>
      </w:r>
      <w:r>
        <w:t>. In this context, emotional alignment has emerged as a critical issue to bridge the performance gap in GenAI-driven product design</w:t>
      </w:r>
      <w:r>
        <w:fldChar w:fldCharType="begin"/>
      </w:r>
      <w:r w:rsidR="00CF1C27">
        <w:instrText xml:space="preserve"> ADDIN ZOTERO_ITEM CSL_CITATION {"citationID":"lm3N4mji","properties":{"formattedCitation":"(Buker et al., 2024; Demirbilek &amp; Sene, 2003)","plainCitation":"(Buker et al., 2024; Demirbilek &amp; Sene, 2003)","noteIndex":0},"citationItems":[{"id":6567,"uris":["http://zotero.org/users/10843041/items/APMYF6VI"],"itemData":{"id":6567,"type":"article-journal","abstract":"Raising the user’s self-confidence is a promising strategy to reduce product-related user stigma. In the context of product usage, the commonly used term self-confidence refers to the psychological construct of self-efficacy. To strengthen a user’s self-efficacy through product design, providing both good usability and emotionality in a product seems to be a reasonable starting point. However, their suitability and validity for this purpose has not yet been sufficiently assessed. This paper examines whether self-efficacy would be associated with perceptions of a product’s usability and emotionality. By conducting an online survey (n = 105; stigma-sensitive product demonstrator: walker), it was confirmed that the perception of good usability and emotionality of walkers were positively associated with the user’s perceived self-efficacy. Moreover, a negative interaction effect was identified showing that the association between emotionality and self-efficacy increased with lower levels of perceived usability and vice versa. This may indicate that emotions can compensate the importance of usability at least to some extent.","call-number":"3","container-title":"Research in Engineering Design","DOI":"10.1007/s00163-024-00435-9","ISSN":"1435-6066","issue":"4","journalAbbreviation":"Res. Eng. Des.","language":"en","note":"JCR</w:instrText>
      </w:r>
      <w:r w:rsidR="00CF1C27">
        <w:rPr>
          <w:rFonts w:ascii="宋体" w:eastAsia="宋体" w:hAnsi="宋体" w:cs="宋体" w:hint="eastAsia"/>
        </w:rPr>
        <w:instrText>分区</w:instrText>
      </w:r>
      <w:r w:rsidR="00CF1C27">
        <w:instrText>: Q2\n</w:instrText>
      </w:r>
      <w:r w:rsidR="00CF1C27">
        <w:rPr>
          <w:rFonts w:ascii="宋体" w:eastAsia="宋体" w:hAnsi="宋体" w:cs="宋体" w:hint="eastAsia"/>
        </w:rPr>
        <w:instrText>中科院分区升级版</w:instrText>
      </w:r>
      <w:r w:rsidR="00CF1C27">
        <w:instrText xml:space="preserve">: </w:instrText>
      </w:r>
      <w:r w:rsidR="00CF1C27">
        <w:rPr>
          <w:rFonts w:ascii="宋体" w:eastAsia="宋体" w:hAnsi="宋体" w:cs="宋体" w:hint="eastAsia"/>
        </w:rPr>
        <w:instrText>工程技术</w:instrText>
      </w:r>
      <w:r w:rsidR="00CF1C27">
        <w:instrText>3</w:instrText>
      </w:r>
      <w:r w:rsidR="00CF1C27">
        <w:rPr>
          <w:rFonts w:ascii="宋体" w:eastAsia="宋体" w:hAnsi="宋体" w:cs="宋体" w:hint="eastAsia"/>
        </w:rPr>
        <w:instrText>区</w:instrText>
      </w:r>
      <w:r w:rsidR="00CF1C27">
        <w:instrText>\n</w:instrText>
      </w:r>
      <w:r w:rsidR="00CF1C27">
        <w:rPr>
          <w:rFonts w:ascii="宋体" w:eastAsia="宋体" w:hAnsi="宋体" w:cs="宋体" w:hint="eastAsia"/>
        </w:rPr>
        <w:instrText>影响因子</w:instrText>
      </w:r>
      <w:r w:rsidR="00CF1C27">
        <w:instrText>: 1.9\n5</w:instrText>
      </w:r>
      <w:r w:rsidR="00CF1C27">
        <w:rPr>
          <w:rFonts w:ascii="宋体" w:eastAsia="宋体" w:hAnsi="宋体" w:cs="宋体" w:hint="eastAsia"/>
        </w:rPr>
        <w:instrText>年影响因子</w:instrText>
      </w:r>
      <w:r w:rsidR="00CF1C27">
        <w:instrText xml:space="preserve">: 2.8\nEI: </w:instrText>
      </w:r>
      <w:r w:rsidR="00CF1C27">
        <w:rPr>
          <w:rFonts w:ascii="宋体" w:eastAsia="宋体" w:hAnsi="宋体" w:cs="宋体" w:hint="eastAsia"/>
        </w:rPr>
        <w:instrText>是</w:instrText>
      </w:r>
      <w:r w:rsidR="00CF1C27">
        <w:instrText>\n</w:instrText>
      </w:r>
      <w:r w:rsidR="00CF1C27">
        <w:rPr>
          <w:rFonts w:ascii="宋体" w:eastAsia="宋体" w:hAnsi="宋体" w:cs="宋体" w:hint="eastAsia"/>
        </w:rPr>
        <w:instrText>中科院升级版小类分区</w:instrText>
      </w:r>
      <w:r w:rsidR="00CF1C27">
        <w:instrText xml:space="preserve">: </w:instrText>
      </w:r>
      <w:r w:rsidR="00CF1C27">
        <w:rPr>
          <w:rFonts w:ascii="宋体" w:eastAsia="宋体" w:hAnsi="宋体" w:cs="宋体" w:hint="eastAsia"/>
        </w:rPr>
        <w:instrText>工程：制造</w:instrText>
      </w:r>
      <w:r w:rsidR="00CF1C27">
        <w:instrText>3</w:instrText>
      </w:r>
      <w:r w:rsidR="00CF1C27">
        <w:rPr>
          <w:rFonts w:ascii="宋体" w:eastAsia="宋体" w:hAnsi="宋体" w:cs="宋体" w:hint="eastAsia"/>
        </w:rPr>
        <w:instrText>区</w:instrText>
      </w:r>
      <w:r w:rsidR="00CF1C27">
        <w:instrText>/</w:instrText>
      </w:r>
      <w:r w:rsidR="00CF1C27">
        <w:rPr>
          <w:rFonts w:ascii="宋体" w:eastAsia="宋体" w:hAnsi="宋体" w:cs="宋体" w:hint="eastAsia"/>
        </w:rPr>
        <w:instrText>工程：综合</w:instrText>
      </w:r>
      <w:r w:rsidR="00CF1C27">
        <w:instrText>3</w:instrText>
      </w:r>
      <w:r w:rsidR="00CF1C27">
        <w:rPr>
          <w:rFonts w:ascii="宋体" w:eastAsia="宋体" w:hAnsi="宋体" w:cs="宋体" w:hint="eastAsia"/>
        </w:rPr>
        <w:instrText>区</w:instrText>
      </w:r>
      <w:r w:rsidR="00CF1C27">
        <w:instrText>/</w:instrText>
      </w:r>
      <w:r w:rsidR="00CF1C27">
        <w:rPr>
          <w:rFonts w:ascii="宋体" w:eastAsia="宋体" w:hAnsi="宋体" w:cs="宋体" w:hint="eastAsia"/>
        </w:rPr>
        <w:instrText>工程：工业</w:instrText>
      </w:r>
      <w:r w:rsidR="00CF1C27">
        <w:instrText>4</w:instrText>
      </w:r>
      <w:r w:rsidR="00CF1C27">
        <w:rPr>
          <w:rFonts w:ascii="宋体" w:eastAsia="宋体" w:hAnsi="宋体" w:cs="宋体" w:hint="eastAsia"/>
        </w:rPr>
        <w:instrText>区。</w:instrText>
      </w:r>
      <w:r w:rsidR="00CF1C27">
        <w:instrText xml:space="preserve">\nJCI: 0.51\nTLDR: A negative interaction effect was identified showing that the association between emotionality and self-efficacy increased with lower levels of perceived usability and vice versa, which may indicate that emotions can compensate the importance of usability at least to some extent.","page":"329-342","source":"1.9","title":"Fostering self-efficacy through usability and emotional product design? An explorative study","title-short":"Fostering self-efficacy through usability and emotional product design?","volume":"35","author":[{"family":"Buker","given":"Tina"},{"family":"Kamin","given":"Stefan T."},{"family":"Remmen","given":"Judith","non-dropping-particle":"van"},{"family":"Wartzack","given":"Sandro"},{"family":"Miehling","given":"Jörg"}],"issued":{"date-parts":[["2024",10,1]]},"citation-key":"bukerFosteringSelfefficacyUsability2024"}},{"id":6574,"uris":["http://zotero.org/users/10843041/items/LXSZFAXG"],"itemData":{"id":6574,"type":"article-journal","abstract":"PDF | This paper explores theoretical issues in ergonomics related to semantics and the emotional content of design. The aim is to find answers to the... | Find, read and cite all the research you need on ResearchGate","container-title":"Researchgate","DOI":"10.1080/00140130310001610874","language":"en","note":"TLDR: This paper explores theoretical issues in ergonomics related to semantics and emotional content of design to find answers to the following questions: how to design products triggering ‘happiness’ in one's mind; which product attributes help in the communication of positive emotions; and finally, how to evoke such emotions through a product.","source":"www.researchgate.net","title":"Product design, semantics and emotional response","URL":"https://www.researchgate.net/publication/9014108_Product_design_semantics_and_emotional_response","author":[{"family":"Demirbilek","given":"Oya"},{"family":"Sene","given":"Bahar"}],"accessed":{"date-parts":[["2025",9,1]]},"issued":{"date-parts":[["2003"]]},"citation-key":"demirbilekProductDesignSemantics2003"}}],"schema":"https://github.com/citation-style-language/schema/raw/master/csl-citation.json"} </w:instrText>
      </w:r>
      <w:r>
        <w:fldChar w:fldCharType="separate"/>
      </w:r>
      <w:r w:rsidR="00CF1C27" w:rsidRPr="00CF1C27">
        <w:t>(Buker et al., 2024; Demirbilek &amp; Sene, 2003)</w:t>
      </w:r>
      <w:r>
        <w:fldChar w:fldCharType="end"/>
      </w:r>
      <w:r>
        <w:rPr>
          <w:rFonts w:ascii="宋体" w:eastAsia="宋体" w:hAnsi="宋体" w:cs="宋体" w:hint="eastAsia"/>
          <w:lang w:eastAsia="zh-CN"/>
        </w:rPr>
        <w:t>.</w:t>
      </w:r>
    </w:p>
    <w:p w14:paraId="49AFAC7D" w14:textId="1DCF7B18" w:rsidR="002F14F4" w:rsidRPr="00593819" w:rsidRDefault="002F14F4" w:rsidP="00F449DE">
      <w:pPr>
        <w:pStyle w:val="Para"/>
        <w:rPr>
          <w:rFonts w:eastAsiaTheme="minorEastAsia"/>
          <w:lang w:eastAsia="zh-CN"/>
        </w:rPr>
      </w:pPr>
      <w:r>
        <w:t xml:space="preserve">In the field of computer science, advancements in Affective Computing theory and Natural Language Processing (NLP) models have laid the technological foundation for the recognition and expression of emotional information </w:t>
      </w:r>
      <w:r>
        <w:fldChar w:fldCharType="begin"/>
      </w:r>
      <w:r w:rsidR="00CF1C27">
        <w:instrText xml:space="preserve"> ADDIN ZOTERO_ITEM CSL_CITATION {"citationID":"wnedWA47","properties":{"formattedCitation":"(Devlin et al., 2019; Kleine-Cosack, 2006; B. Liu, 2010; Y. Liu et al., 2019; Picard, 1997; Vaswani et al., 2017)","plainCitation":"(Devlin et al., 2019; Kleine-Cosack, 2006; B. Liu, 2010; Y. Liu et al., 2019; Picard, 1997; Vaswani et al., 2017)","noteIndex":0},"citationItems":[{"id":6319,"uris":["http://zotero.org/users/10843041/items/9QV5BBK7"],"itemData":{"id":6319,"type":"paper-conference","abstract":"We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Papers)","DOI":"10.18653/v1/N19-1423","event-place":"Minneapolis, Minnesota","event-title":"NAACL-HLT 2019","language":"en","note":"TLDR: A new language representation model, BERT, designed to pre-train deep bidirectional representations from unlabeled text by jointly conditioning on both left and right context in all layers, which can be fine-tuned with just one additional output layer to create state-of-the-art models for a wide range of tasks.","page":"4171–4186","publisher":"Association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2025",8,21]]},"issued":{"date-parts":[["2019",6]]},"citation-key":"devlinBERTPretrainingDeep2019"}},{"id":3503,"uris":["http://zotero.org/users/10843041/items/97IXSTXF"],"itemData":{"id":3503,"type":"report","language":"en","source":"Zotero","title":"Recognition and simulation of emotions","author":[{"family":"Kleine-Cosack","given":"Christian"}],"issued":{"date-parts":[["2006",10]]},"citation-key":"kleine-cosackRecognitionSimulationEmotions2006"}},{"id":3491,"uris":["http://zotero.org/users/10843041/items/XCX94G9F"],"itemData":{"id":3491,"type":"article-journal","abstract":"Textual information in the world can be broadly categorized into two main types: facts and opinions. Facts are objective expressions about entities, events and their properties. Opinions are usually subjective expressions that describe people's sentiments, appraisals or feelings toward entities, events and their properties. The concept of opinion is very broad. In this chapter, we only focus on opinion expressions that convey people's positive or negative sentiments. Much of the existing research on textual information processing has been focused on mining and retrieval of factual information, e.g., information retrieval, Web search, text classification, text clustering and many other text mining and natural language processing tasks. Little work had been done on the processing of opinions until only recently. Yet, opinions are so important that whenever we need to make a decision we want to hear others' opinions. This is not only true for individuals but also true for organizations. One of the main reasons for the lack of study on opinions is the fact that there was little opinionated text available before the World Wide Web. Before the Web, when an individual needed to make a decision, he/she typically asked for opinions from friends and families. When an organization wanted to find the opinions or sentiments of the general public about its products and services, it conducted opinion polls, surveys, and focus groups. However, with the Web, especially with the explosive growth of the user-generated content on the Web in the past few years, the world has been transformed. The Web has dramatically changed the way that people express their views and opinions. They can now post reviews of products at merchant sites and express their views on almost anything in Internet forums, discussion groups, and blogs, which are collectively called the user-generated content. This online word-of-mouth behavior represents new and measurable sources of information with many practical applications. Now if one wants to buy a product, he/she is no longer limited to asking his/her friends and families because there are many product reviews on the Web which give opinions of existing users of the product. For a company, it may no longer be necessary to conduct surveys, organize focus groups or employ external consultants in order to find consumer opinions about its products and those of its competitors because the user-generated content on the Web can already give them such information.","language":"en","source":"ResearchGate","title":"Sentiment analysis and subjectivity","author":[{"family":"Liu","given":"Bing"}],"issued":{"date-parts":[["2010",1,1]]},"citation-key":"liuSentimentAnalysisSubjectivity2010"}},{"id":3515,"uris":["http://zotero.org/users/10843041/items/3NLQCI6F"],"itemData":{"id":3515,"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2024",12,22]]},"issued":{"date-parts":[["2019",7,26]]},"citation-key":"liuRoBERTaRobustlyOptimized2019"}},{"id":3498,"uris":["http://zotero.org/users/10843041/items/BCSCIP2M"],"itemData":{"id":3498,"type":"book","abstract":"According to Rosalind Picard, if we want computers to be genuinely intelligent and to interact naturally with us, we must give computers the ability to recognize, understand, even to have and express emotions.The latest scientific findings indicate that emotions play an essential role in decision making, perception, learning, and more—that is, they influence the very mechanisms of rational thinking. Not only too much, but too little emotion can impair decision making. According to Rosalind Picard, if we want computers to be genuinely intelligent and to interact naturally with us, we must give computers the ability to recognize, understand, even to have and express emotions.Part 1 of this book provides the intellectual framework for affective computing. It includes background on human emotions, requirements for emotionally intelligent computers, applications of affective computing, and moral and social questions raised by the technology. Part 2 discusses the design and construction of affective computers. Although this material is more technical than that in Part 1, the author has kept it less technical than typical scientific publications in order to make it accessible to newcomers. Topics in Part 2 include signal-based representations of emotions, human affect recognition as a pattern recognition and learning problem, recent and ongoing efforts to build models of emotion for synthesizing emotions in computers, and the new application area of affective wearable computers.","edition":"Hardcover","ISBN":"978-0-262-16170-1","language":"en","note":"Google-Books-ID: GaVncRTcb1gC","number-of-pages":"308","publisher":"MIT press","source":"Google Scholar","title":"Affective computing","URL":"https://books.google.com/books?hl=zh-CN&amp;lr=&amp;id=GaVncRTcb1gC&amp;oi=fnd&amp;pg=PR9&amp;ots=F6k8wkvb96&amp;sig=PEBATKM_CjBRDu6SH2_mfyI48yU","author":[{"family":"Picard","given":"Rosalind W."}],"accessed":{"date-parts":[["2024",12,22]]},"issued":{"date-parts":[["1997",9,24]]},"citation-key":"picardAffectiveComputing1997"}},{"id":3509,"uris":["http://zotero.org/users/10843041/items/KJBWQGDX"],"itemData":{"id":3509,"type":"paper-conference","abstract":"The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2024",12,22]]},"issued":{"date-parts":[["2017"]]},"citation-key":"vaswaniAttentionAllYou2017"}}],"schema":"https://github.com/citation-style-language/schema/raw/master/csl-citation.json"} </w:instrText>
      </w:r>
      <w:r>
        <w:fldChar w:fldCharType="separate"/>
      </w:r>
      <w:r w:rsidR="00CF1C27" w:rsidRPr="00CF1C27">
        <w:t>(Devlin et al., 2019; Kleine-Cosack, 2006; B. Liu, 2010; Y. Liu et al., 2019; Picard, 1997; Vaswani et al., 2017)</w:t>
      </w:r>
      <w:r>
        <w:fldChar w:fldCharType="end"/>
      </w:r>
      <w:r>
        <w:t xml:space="preserve">. However, how to effectively manifest these capabilities in specific design contexts remains an open question. Therefore, to further unlock the immense potential of GenAI design and enable its application in broader design fields such as product design and customized consumer goods, researchers must ensure semantic correctness while achieving effective alignment between generated outputs and users' stylistic preferences and emotional expectations. This is particularly crucial in multimodal and interactive design scenarios </w:t>
      </w:r>
      <w:r w:rsidR="00593819">
        <w:fldChar w:fldCharType="begin"/>
      </w:r>
      <w:r w:rsidR="00CF1C27">
        <w:instrText xml:space="preserve"> ADDIN ZOTERO_ITEM CSL_CITATION {"citationID":"dIBRrBuV","properties":{"formattedCitation":"(Li et al., 2024; Shalev-Arkushin et al., 2025)","plainCitation":"(Li et al., 2024; Shalev-Arkushin et al., 2025)","noteIndex":0},"citationItems":[{"id":6053,"uris":["http://zotero.org/users/10843041/items/PU4EQ9Y9"],"itemData":{"id":6053,"type":"paper-conference","container-title":"Proceedings of the CHI Conference on Human Factors in Computing Systems","DOI":"10.1145/3613904.3642726","event-place":"Honolulu HI USA","event-title":"CHI '24: CHI Conference on Human Factors in Computing Systems","ISBN":"979-8-4007-0330-0","language":"en","note":"TLDR: This paper investigates existing tools with a framework from two perspectives: the stages in the storytelling workflow where a tool serves, including analysis, planning, implementation, and communication, and the roles of humans and AI in each stage, such as creators, assistants, optimizers, and reviewers.","page":"1-19","publisher":"ACM","publisher-place":"Honolulu HI USA","source":"DOI.org (Crossref)","title":"Where are we so far? Understanding data storytelling tools from the perspective of human-AI collaboration","title-short":"Where Are We So Far?","URL":"https://dl.acm.org/doi/10.1145/3613904.3642726","author":[{"family":"Li","given":"Haotian"},{"family":"Wang","given":"Yun"},{"family":"Qu","given":"Huamin"}],"accessed":{"date-parts":[["2025",8,14]]},"issued":{"date-parts":[["2024",5,11]]},"citation-key":"liWhereAreWe2024"}},{"id":6291,"uris":["http://zotero.org/users/10843041/items/RA72U749"],"itemData":{"id":6291,"type":"article","abstract":"Diffusion models enable high-quality and diverse visual content synthesis. However, they struggle to generate rare or unseen concepts. To address this challenge, we explore the usage of Retrieval-Augmented Generation (RAG) with image generation models. We propose ImageRAG, a method that dynamically retrieves relevant images based on a given text prompt, and uses them as context to guide the generation process. Prior approaches that used retrieved images to improve generation, trained models specifically for retrieval-based generation. In contrast, ImageRAG leverages the capabilities of existing image conditioning models, and does not require RAG-specific training. Our approach is highly adaptable and can be applied across different model types, showing significant improvement in generating rare and fine-grained concepts using different base models. Our project page is available at: https://rotem-shalev.github.io/ImageRAG","DOI":"10.48550/arXiv.2502.09411","language":"en","note":"arXiv:2502.09411 [cs]\nTLDR: This work proposes ImageRAG, a method that dynamically retrieves relevant images based on a given text prompt, and uses them as context to guide the generation process, showing significant improvement in generating rare and fine-grained concepts using different base models.","number":"arXiv:2502.09411","publisher":"arXiv","source":"arXiv.org","title":"ImageRAG: dynamic image retrieval for reference-guided image generation","title-short":"ImageRAG","URL":"http://arxiv.org/abs/2502.09411","author":[{"family":"Shalev-Arkushin","given":"Rotem"},{"family":"Gal","given":"Rinon"},{"family":"Bermano","given":"Amit H."},{"family":"Fried","given":"Ohad"}],"accessed":{"date-parts":[["2025",8,21]]},"issued":{"date-parts":[["2025",2,13]]},"citation-key":"shalev-arkushinImageRAGDynamicImage2025"}}],"schema":"https://github.com/citation-style-language/schema/raw/master/csl-citation.json"} </w:instrText>
      </w:r>
      <w:r w:rsidR="00593819">
        <w:fldChar w:fldCharType="separate"/>
      </w:r>
      <w:r w:rsidR="00CF1C27" w:rsidRPr="00CF1C27">
        <w:t>(Li et al., 2024; Shalev-Arkushin et al., 2025)</w:t>
      </w:r>
      <w:r w:rsidR="00593819">
        <w:fldChar w:fldCharType="end"/>
      </w:r>
      <w:r w:rsidR="00593819">
        <w:rPr>
          <w:rFonts w:eastAsiaTheme="minorEastAsia" w:hint="eastAsia"/>
          <w:lang w:eastAsia="zh-CN"/>
        </w:rPr>
        <w:t>.</w:t>
      </w:r>
    </w:p>
    <w:p w14:paraId="4F95E9CE" w14:textId="760847A6" w:rsidR="00593819" w:rsidRPr="00B728E7" w:rsidRDefault="002F14F4" w:rsidP="00F449DE">
      <w:pPr>
        <w:pStyle w:val="Para"/>
      </w:pPr>
      <w:proofErr w:type="spellStart"/>
      <w:r w:rsidRPr="00B728E7">
        <w:t>Colour</w:t>
      </w:r>
      <w:proofErr w:type="spellEnd"/>
      <w:r w:rsidRPr="00B728E7">
        <w:t xml:space="preserve">, as a key component of emotional expression in visual information, offers higher interpretability and stronger manipulability in inducing visual emotions compared to more abstract dimensions like style or semantics </w:t>
      </w:r>
      <w:r w:rsidR="00593819" w:rsidRPr="00B728E7">
        <w:fldChar w:fldCharType="begin"/>
      </w:r>
      <w:r w:rsidR="00CF1C27">
        <w:instrText xml:space="preserve"> ADDIN ZOTERO_ITEM CSL_CITATION {"citationID":"0iiAzIhg","properties":{"formattedCitation":"(Kobayashi, 1981; Ou et al., 2012; Valdez &amp; Mehrabian, 1994)","plainCitation":"(Kobayashi, 1981; Ou et al., 2012; Valdez &amp; Mehrabian, 1994)","noteIndex":0},"citationItems":[{"id":3625,"uris":["http://zotero.org/users/10843041/items/384WQQQ5"],"itemData":{"id":3625,"type":"article-journal","abstract":"A Color Image Scale was devised by the use of an original color-projection technique, analysis of variance, cluster analysis, factor analysis, and the semantic differential method. On this scale every color has three attributes: warm or cool, soft or hard, and clear or grayish, which correlate with the notation hue, value, and chroma. The Color Image Scale is useful for describing the similar and contrasting images of colors. The scale also allows the classification and correlation of various objects (shapes, patterns, clothing, foods, etc.) and the study of personal preferences in these and other areas.","container-title":"Color Research &amp; Application","DOI":"10.1002/col.5080060210","ISSN":"1520-6378","issue":"2","journalAbbreviation":"Color Res. Appl.","language":"en","license":"Copyright © 1981 Wiley Periodicals, Inc., A Wiley Company","note":"_eprint: https://onlinelibrary.wiley.com/doi/pdf/10.1002/col.5080060210\nTLDR: A Color Image Scale was devised by the use of an original color-projection technique, analysis of variance, cluster analysis, factor analysis, and the semantic differential method for the classification and correlation of various objects.","page":"93-107","source":"Wiley Online Library","title":"The aim and method of the color image scale","volume":"6","author":[{"family":"Kobayashi","given":"Shigenobu"}],"issued":{"date-parts":[["1981"]]},"citation-key":"kobayashiAimMethodColor1981"}},{"id":6484,"uris":["http://zotero.org/users/10843041/items/PS7BEFIK"],"itemData":{"id":6484,"type":"article-journal","abstract":"Psychophysical experiments were conducted in the UK, Taiwan, France, Germany, Spain, Sweden, Argentina, and Iran to assess colour emotion for two-colour combinations using semantic scales warm/cool, heavy/light, active/passive, and like/dislike. A total of 223 observers participated, each presented with 190 colour pairs as the stimuli, shown individually on a cathode ray tube display. The results show consistent responses across cultures only for warm/cool, heavy/light, and active/passive. The like/dislike scale, however, showed some differences between the observer groups, in particular between the Argentinian responses and those obtained from the other observers. Factor analysis reveals that the Argentinian observers preferred passive colour pairs to active ones more than the other observers. In addition to the cultural difference in like/dislike, the experimental results show some effects of gender, professional background (design vs. nondesign), and age. Female observers were found to prefer colour pairs with high-lightness or low-chroma values more than their male counterparts. Observers with a design background liked low-chroma colour pairs or those containing colours of similar hue more than nondesign observers. Older observers liked colour pairs with high-lightness or high-chroma values more than young observers did. Based on the findings, a two-level theory of colour emotion is proposed, in which warm/cool, heavy/light, and active/passive are identified as the reactive-level responses and like/dislike the reflective-level response. © 2010 Wiley Periodicals, Inc. Col Res Appl, 2012","container-title":"Color Research &amp; Application","DOI":"10.1002/col.20648","ISSN":"1520-6378","issue":"1","journalAbbreviation":"Color Res. Appl.","language":"en","license":"Copyright © 2010 Wiley Periodicals, Inc.","note":"JCR</w:instrText>
      </w:r>
      <w:r w:rsidR="00CF1C27">
        <w:rPr>
          <w:rFonts w:ascii="宋体" w:eastAsia="宋体" w:hAnsi="宋体" w:cs="宋体" w:hint="eastAsia"/>
        </w:rPr>
        <w:instrText>分区</w:instrText>
      </w:r>
      <w:r w:rsidR="00CF1C27">
        <w:instrText>: Q3\n</w:instrText>
      </w:r>
      <w:r w:rsidR="00CF1C27">
        <w:rPr>
          <w:rFonts w:ascii="宋体" w:eastAsia="宋体" w:hAnsi="宋体" w:cs="宋体" w:hint="eastAsia"/>
        </w:rPr>
        <w:instrText>中科院分区升级版</w:instrText>
      </w:r>
      <w:r w:rsidR="00CF1C27">
        <w:instrText xml:space="preserve">: </w:instrText>
      </w:r>
      <w:r w:rsidR="00CF1C27">
        <w:rPr>
          <w:rFonts w:ascii="宋体" w:eastAsia="宋体" w:hAnsi="宋体" w:cs="宋体" w:hint="eastAsia"/>
        </w:rPr>
        <w:instrText>工程技术</w:instrText>
      </w:r>
      <w:r w:rsidR="00CF1C27">
        <w:instrText>3</w:instrText>
      </w:r>
      <w:r w:rsidR="00CF1C27">
        <w:rPr>
          <w:rFonts w:ascii="宋体" w:eastAsia="宋体" w:hAnsi="宋体" w:cs="宋体" w:hint="eastAsia"/>
        </w:rPr>
        <w:instrText>区</w:instrText>
      </w:r>
      <w:r w:rsidR="00CF1C27">
        <w:instrText>\n</w:instrText>
      </w:r>
      <w:r w:rsidR="00CF1C27">
        <w:rPr>
          <w:rFonts w:ascii="宋体" w:eastAsia="宋体" w:hAnsi="宋体" w:cs="宋体" w:hint="eastAsia"/>
        </w:rPr>
        <w:instrText>影响因子</w:instrText>
      </w:r>
      <w:r w:rsidR="00CF1C27">
        <w:instrText>: 1.4\n5</w:instrText>
      </w:r>
      <w:r w:rsidR="00CF1C27">
        <w:rPr>
          <w:rFonts w:ascii="宋体" w:eastAsia="宋体" w:hAnsi="宋体" w:cs="宋体" w:hint="eastAsia"/>
        </w:rPr>
        <w:instrText>年影响因子</w:instrText>
      </w:r>
      <w:r w:rsidR="00CF1C27">
        <w:instrText xml:space="preserve">: 1.7\nEI: </w:instrText>
      </w:r>
      <w:r w:rsidR="00CF1C27">
        <w:rPr>
          <w:rFonts w:ascii="宋体" w:eastAsia="宋体" w:hAnsi="宋体" w:cs="宋体" w:hint="eastAsia"/>
        </w:rPr>
        <w:instrText>是</w:instrText>
      </w:r>
      <w:r w:rsidR="00CF1C27">
        <w:instrText>\n</w:instrText>
      </w:r>
      <w:r w:rsidR="00CF1C27">
        <w:rPr>
          <w:rFonts w:ascii="宋体" w:eastAsia="宋体" w:hAnsi="宋体" w:cs="宋体" w:hint="eastAsia"/>
        </w:rPr>
        <w:instrText>中科院升级版小类分区</w:instrText>
      </w:r>
      <w:r w:rsidR="00CF1C27">
        <w:instrText xml:space="preserve">: </w:instrText>
      </w:r>
      <w:r w:rsidR="00CF1C27">
        <w:rPr>
          <w:rFonts w:ascii="宋体" w:eastAsia="宋体" w:hAnsi="宋体" w:cs="宋体" w:hint="eastAsia"/>
        </w:rPr>
        <w:instrText>应用化学</w:instrText>
      </w:r>
      <w:r w:rsidR="00CF1C27">
        <w:instrText>3</w:instrText>
      </w:r>
      <w:r w:rsidR="00CF1C27">
        <w:rPr>
          <w:rFonts w:ascii="宋体" w:eastAsia="宋体" w:hAnsi="宋体" w:cs="宋体" w:hint="eastAsia"/>
        </w:rPr>
        <w:instrText>区</w:instrText>
      </w:r>
      <w:r w:rsidR="00CF1C27">
        <w:instrText>/</w:instrText>
      </w:r>
      <w:r w:rsidR="00CF1C27">
        <w:rPr>
          <w:rFonts w:ascii="宋体" w:eastAsia="宋体" w:hAnsi="宋体" w:cs="宋体" w:hint="eastAsia"/>
        </w:rPr>
        <w:instrText>成像科学与照相技术</w:instrText>
      </w:r>
      <w:r w:rsidR="00CF1C27">
        <w:instrText>3</w:instrText>
      </w:r>
      <w:r w:rsidR="00CF1C27">
        <w:rPr>
          <w:rFonts w:ascii="宋体" w:eastAsia="宋体" w:hAnsi="宋体" w:cs="宋体" w:hint="eastAsia"/>
        </w:rPr>
        <w:instrText>区</w:instrText>
      </w:r>
      <w:r w:rsidR="00CF1C27">
        <w:instrText>/</w:instrText>
      </w:r>
      <w:r w:rsidR="00CF1C27">
        <w:rPr>
          <w:rFonts w:ascii="宋体" w:eastAsia="宋体" w:hAnsi="宋体" w:cs="宋体" w:hint="eastAsia"/>
        </w:rPr>
        <w:instrText>光学</w:instrText>
      </w:r>
      <w:r w:rsidR="00CF1C27">
        <w:instrText>3</w:instrText>
      </w:r>
      <w:r w:rsidR="00CF1C27">
        <w:rPr>
          <w:rFonts w:ascii="宋体" w:eastAsia="宋体" w:hAnsi="宋体" w:cs="宋体" w:hint="eastAsia"/>
        </w:rPr>
        <w:instrText>区。</w:instrText>
      </w:r>
      <w:r w:rsidR="00CF1C27">
        <w:instrText xml:space="preserve">\nJCI: 0.29","page":"23-43","source":"Wiley Online Library","title":"A cross-cultural comparison of colour emotion for two-colour combinations","volume":"37","author":[{"family":"Ou","given":"Li-Chen"},{"family":"Ronnier Luo","given":"M."},{"family":"Sun","given":"Pei-Li"},{"family":"Hu","given":"Neng-Chung"},{"family":"Chen","given":"Hung-Shing"},{"family":"Guan","given":"Shing-Sheng"},{"family":"Woodcock","given":"Andrée"},{"family":"Caivano","given":"José Luis"},{"family":"Huertas","given":"Rafael"},{"family":"Treméau","given":"Alain"},{"family":"Billger","given":"Monica"},{"family":"Izadan","given":"Hossein"},{"family":"Richter","given":"Klaus"}],"issued":{"date-parts":[["2012"]]},"citation-key":"ouCrossculturalComparisonColour2012"}},{"id":6488,"uris":["http://zotero.org/users/10843041/items/N44MP9LW"],"itemData":{"id":6488,"type":"article-journal","container-title":"Journal of Experimental Psychology: General","issue":"4","language":"en","page":"394-409","source":"Zotero","title":"Effects of color on emotions","volume":"123","author":[{"family":"Valdez","given":"Patricia"},{"family":"Mehrabian","given":"Albert"}],"issued":{"date-parts":[["1994"]]},"citation-key":"valdezEffectsColorEmotions1994"}}],"schema":"https://github.com/citation-style-language/schema/raw/master/csl-citation.json"} </w:instrText>
      </w:r>
      <w:r w:rsidR="00593819" w:rsidRPr="00B728E7">
        <w:fldChar w:fldCharType="separate"/>
      </w:r>
      <w:r w:rsidR="00CF1C27" w:rsidRPr="00CF1C27">
        <w:t>(Kobayashi, 1981; Ou et al., 2012; Valdez &amp; Mehrabian, 1994)</w:t>
      </w:r>
      <w:r w:rsidR="00593819" w:rsidRPr="00B728E7">
        <w:fldChar w:fldCharType="end"/>
      </w:r>
      <w:r w:rsidRPr="00B728E7">
        <w:t xml:space="preserve">. In recent years, research in fields such as model training and AIGC generation strategy optimization has noted the significant role of </w:t>
      </w:r>
      <w:proofErr w:type="spellStart"/>
      <w:r w:rsidRPr="00B728E7">
        <w:t>colour</w:t>
      </w:r>
      <w:proofErr w:type="spellEnd"/>
      <w:r w:rsidRPr="00B728E7">
        <w:t xml:space="preserve"> variables. For instance, </w:t>
      </w:r>
      <w:proofErr w:type="spellStart"/>
      <w:r w:rsidRPr="00B728E7">
        <w:t>colour</w:t>
      </w:r>
      <w:proofErr w:type="spellEnd"/>
      <w:r w:rsidRPr="00B728E7">
        <w:t xml:space="preserve"> features are often considered key indicators in tasks like image segmentation, aesthetic assessment, and </w:t>
      </w:r>
      <w:r w:rsidRPr="00B728E7">
        <w:lastRenderedPageBreak/>
        <w:t xml:space="preserve">emotion recognition </w:t>
      </w:r>
      <w:r w:rsidR="00593819" w:rsidRPr="00B728E7">
        <w:fldChar w:fldCharType="begin"/>
      </w:r>
      <w:r w:rsidR="00CF1C27">
        <w:instrText xml:space="preserve"> ADDIN ZOTERO_ITEM CSL_CITATION {"citationID":"p383Cwvq","properties":{"formattedCitation":"(Nie &amp; Lv, 2023; Yu et al., 2025)","plainCitation":"(Nie &amp; Lv, 2023; Yu et al., 2025)","noteIndex":0},"citationItems":[{"id":6553,"uris":["http://zotero.org/users/10843041/items/BJI555W8"],"itemData":{"id":6553,"type":"article-journal","abstract":"This paper investigates generating machine color emotion through deep learning. The grayscale image colorization model's training process resembles hu…","call-number":"4","container-title":"International Journal of Mobile Computing and Multimedia Communications","DOI":"10.4018/IJMCMC.325349","ISSN":"1937-9412","issue":"1","journalAbbreviation":"Int. J. Mob. Comput. Multimed. Commun. (IJMCMC)","language":"en","license":"Access limited to members","note":"</w:instrText>
      </w:r>
      <w:r w:rsidR="00CF1C27">
        <w:rPr>
          <w:rFonts w:ascii="宋体" w:eastAsia="宋体" w:hAnsi="宋体" w:cs="宋体" w:hint="eastAsia"/>
        </w:rPr>
        <w:instrText>中科院分区升级版</w:instrText>
      </w:r>
      <w:r w:rsidR="00CF1C27">
        <w:instrText xml:space="preserve">: </w:instrText>
      </w:r>
      <w:r w:rsidR="00CF1C27">
        <w:rPr>
          <w:rFonts w:ascii="宋体" w:eastAsia="宋体" w:hAnsi="宋体" w:cs="宋体" w:hint="eastAsia"/>
        </w:rPr>
        <w:instrText>计算机科学</w:instrText>
      </w:r>
      <w:r w:rsidR="00CF1C27">
        <w:instrText>4</w:instrText>
      </w:r>
      <w:r w:rsidR="00CF1C27">
        <w:rPr>
          <w:rFonts w:ascii="宋体" w:eastAsia="宋体" w:hAnsi="宋体" w:cs="宋体" w:hint="eastAsia"/>
        </w:rPr>
        <w:instrText>区</w:instrText>
      </w:r>
      <w:r w:rsidR="00CF1C27">
        <w:instrText>\n</w:instrText>
      </w:r>
      <w:r w:rsidR="00CF1C27">
        <w:rPr>
          <w:rFonts w:ascii="宋体" w:eastAsia="宋体" w:hAnsi="宋体" w:cs="宋体" w:hint="eastAsia"/>
        </w:rPr>
        <w:instrText>影响因子</w:instrText>
      </w:r>
      <w:r w:rsidR="00CF1C27">
        <w:instrText>: 0.9\n5</w:instrText>
      </w:r>
      <w:r w:rsidR="00CF1C27">
        <w:rPr>
          <w:rFonts w:ascii="宋体" w:eastAsia="宋体" w:hAnsi="宋体" w:cs="宋体" w:hint="eastAsia"/>
        </w:rPr>
        <w:instrText>年影响因子</w:instrText>
      </w:r>
      <w:r w:rsidR="00CF1C27">
        <w:instrText xml:space="preserve">: 0.7\nEI: </w:instrText>
      </w:r>
      <w:r w:rsidR="00CF1C27">
        <w:rPr>
          <w:rFonts w:ascii="宋体" w:eastAsia="宋体" w:hAnsi="宋体" w:cs="宋体" w:hint="eastAsia"/>
        </w:rPr>
        <w:instrText>是</w:instrText>
      </w:r>
      <w:r w:rsidR="00CF1C27">
        <w:instrText>\n</w:instrText>
      </w:r>
      <w:r w:rsidR="00CF1C27">
        <w:rPr>
          <w:rFonts w:ascii="宋体" w:eastAsia="宋体" w:hAnsi="宋体" w:cs="宋体" w:hint="eastAsia"/>
        </w:rPr>
        <w:instrText>中科院升级版小类分区</w:instrText>
      </w:r>
      <w:r w:rsidR="00CF1C27">
        <w:instrText xml:space="preserve">: </w:instrText>
      </w:r>
      <w:r w:rsidR="00CF1C27">
        <w:rPr>
          <w:rFonts w:ascii="宋体" w:eastAsia="宋体" w:hAnsi="宋体" w:cs="宋体" w:hint="eastAsia"/>
        </w:rPr>
        <w:instrText>电信学</w:instrText>
      </w:r>
      <w:r w:rsidR="00CF1C27">
        <w:instrText>4</w:instrText>
      </w:r>
      <w:r w:rsidR="00CF1C27">
        <w:rPr>
          <w:rFonts w:ascii="宋体" w:eastAsia="宋体" w:hAnsi="宋体" w:cs="宋体" w:hint="eastAsia"/>
        </w:rPr>
        <w:instrText>区。</w:instrText>
      </w:r>
      <w:r w:rsidR="00CF1C27">
        <w:instrText xml:space="preserve">\nJCI: 0.15\nTLDR: Results show the machine learns to form color impressions from samples, and accurately colors images based on semantic context, demonstrating spontaneous color emotion generation through deep learning.","page":"1-14","source":"0.9","title":"Deep learning-based machine color emotion generation","volume":"14","author":[{"family":"Nie","given":"Tongyao"},{"family":"Lv","given":"Xinguang"}],"issued":{"date-parts":[["2023",1,1]]},"citation-key":"nieDeepLearningbasedMachine2023"}},{"id":6145,"uris":["http://zotero.org/users/10843041/items/L7SDFTFD"],"itemData":{"id":6145,"type":"article-journal","abstract":"The integration of artificial intelligence (AI) and art design has unlocked new potential for personalized, creative, and emotion-driven content generation. However, existing methods still face major challenges in style controllability, emotion consistency, and user satisfaction prediction. This study proposes a multimodal AI art generation strategy based on Stable Diffusion and BERT, using ControlNet, text-to-image (T2I)-Adapter, style–emotion mapping (SEM), sentiment prediction optimization, guided score distillation (GSD), and score-based generative model (SGM) to achieve high-quality, personalized art generation. First, ControlNet and T2I-Adapter are introduced into the Stable Diffusion method to enhance the fine control of text descriptions, visual references, and style labels, and improve the controllability and emotion consistency of generated content. In addition, a SEM model is constructed to establish a deep correspondence between user emotions and visual aesthetics using multimodal feature learning (including color, composition, and style attributes). Afterwards, GSD and SGM are used to optimize the diffusion model to minimize the interference of irrelevant information and ensure high-quality, emotion-consistent art output. The test results show that this method has significant advantages in style controllability, user emotion consistency, and satisfaction prediction accuracy, and provides new ideas for personalized art design, emotion-driven content generation, and optimization of human–computer interaction experience.","container-title":"The European Journal on Artificial Intelligence","DOI":"10.1177/30504554251361472","ISSN":"3050-4554","language":"en","note":"publisher: SAGE Publications\nTLDR: This study proposes a multimodal AI art generation strategy based on Stable Diffusion and BERT, using ControlNet, text-to-image (T2I)-Adapter, style–emotion mapping (SEM), sentiment prediction optimization, guided score distillation (GSD), and score-based generative model (SGM) to achieve high-quality, personalized art generation.","page":"30504554251361472","source":"SAGE Journals","title":"Artificial intelligence (AI)-driven artistic design with stable diffusion and BERT: Controllable style–emotion alignment via multimodal generation and sentiment prediction","title-short":"Artificial intelligence (AI)-driven artistic design with stable diffusion and BERT","author":[{"family":"Yu","given":"Tao"},{"family":"Cheng","given":"Zuling"},{"family":"Tian","given":"Yihuan"}],"issued":{"date-parts":[["2025",8,4]]},"citation-key":"yuArtificialIntelligenceAIdriven2025"}}],"schema":"https://github.com/citation-style-language/schema/raw/master/csl-citation.json"} </w:instrText>
      </w:r>
      <w:r w:rsidR="00593819" w:rsidRPr="00B728E7">
        <w:fldChar w:fldCharType="separate"/>
      </w:r>
      <w:r w:rsidR="00CF1C27" w:rsidRPr="00CF1C27">
        <w:t>(Nie &amp; Lv, 2023; Yu et al., 2025)</w:t>
      </w:r>
      <w:r w:rsidR="00593819" w:rsidRPr="00B728E7">
        <w:fldChar w:fldCharType="end"/>
      </w:r>
      <w:r w:rsidRPr="00B728E7">
        <w:t xml:space="preserve">. Studies in cognitive psychology have also begun to investigate the </w:t>
      </w:r>
      <w:proofErr w:type="spellStart"/>
      <w:r w:rsidRPr="00B728E7">
        <w:t>colour</w:t>
      </w:r>
      <w:proofErr w:type="spellEnd"/>
      <w:r w:rsidRPr="00B728E7">
        <w:t xml:space="preserve">-emotion associations in text-to-image models. This body of research indicates that </w:t>
      </w:r>
      <w:proofErr w:type="spellStart"/>
      <w:r w:rsidRPr="00B728E7">
        <w:t>colour</w:t>
      </w:r>
      <w:proofErr w:type="spellEnd"/>
      <w:r w:rsidRPr="00B728E7">
        <w:t xml:space="preserve"> can not only reliably evoke emotional responses but also that its parametric features (e.g., hue, brightness, saturation) provide operable pathways for manipulation in design practice. </w:t>
      </w:r>
      <w:r w:rsidR="00596DE1" w:rsidRPr="00B728E7">
        <w:t xml:space="preserve">Nevertheless, despite these advances, existing explorations remain fragmented across </w:t>
      </w:r>
      <w:r w:rsidR="00E945DE" w:rsidRPr="00B728E7">
        <w:t>domains and</w:t>
      </w:r>
      <w:r w:rsidR="00596DE1" w:rsidRPr="00B728E7">
        <w:t xml:space="preserve"> have yet to converge into a generalizable mechanism that systematically links target emotions and usage contexts to controllable </w:t>
      </w:r>
      <w:proofErr w:type="spellStart"/>
      <w:r w:rsidR="00596DE1" w:rsidRPr="00B728E7">
        <w:t>colour</w:t>
      </w:r>
      <w:proofErr w:type="spellEnd"/>
      <w:r w:rsidR="00596DE1" w:rsidRPr="00B728E7">
        <w:t xml:space="preserve"> variables in generative design.</w:t>
      </w:r>
    </w:p>
    <w:p w14:paraId="4EC78D85" w14:textId="68727332" w:rsidR="007E1631" w:rsidRPr="00B728E7" w:rsidRDefault="007E1631" w:rsidP="00F449DE">
      <w:pPr>
        <w:pStyle w:val="Para"/>
      </w:pPr>
      <w:r w:rsidRPr="00B728E7">
        <w:t>As shown in</w:t>
      </w:r>
      <w:r w:rsidR="00E945DE">
        <w:rPr>
          <w:rFonts w:eastAsiaTheme="minorEastAsia" w:hint="eastAsia"/>
          <w:lang w:eastAsia="zh-CN"/>
        </w:rPr>
        <w:t xml:space="preserve"> </w:t>
      </w:r>
      <w:r w:rsidR="00E945DE">
        <w:fldChar w:fldCharType="begin"/>
      </w:r>
      <w:r w:rsidR="00E945DE">
        <w:instrText xml:space="preserve"> REF _Ref208862914 \h </w:instrText>
      </w:r>
      <w:r w:rsidR="00E945DE">
        <w:fldChar w:fldCharType="separate"/>
      </w:r>
      <w:r w:rsidR="00E945DE">
        <w:t xml:space="preserve">Figure </w:t>
      </w:r>
      <w:r w:rsidR="00E945DE">
        <w:rPr>
          <w:noProof/>
        </w:rPr>
        <w:t>1</w:t>
      </w:r>
      <w:r w:rsidR="00E945DE">
        <w:fldChar w:fldCharType="end"/>
      </w:r>
      <w:r w:rsidRPr="00B728E7">
        <w:t>, this study focuses on establishing a controllable and testable pipeline that links the features of GenAI-designed objects, the alignment of human-AI affective perception, design attractiveness, and user adoption intention, validated against a human baseline.</w:t>
      </w:r>
    </w:p>
    <w:p w14:paraId="41680F20" w14:textId="2782CD54" w:rsidR="000E59EA" w:rsidRDefault="000E59EA" w:rsidP="00F449DE">
      <w:pPr>
        <w:pStyle w:val="Image"/>
      </w:pPr>
    </w:p>
    <w:p w14:paraId="1D58748A" w14:textId="40C6C0A9" w:rsidR="00DD1B29" w:rsidRPr="004B6729" w:rsidRDefault="000E59EA" w:rsidP="004B6729">
      <w:pPr>
        <w:pStyle w:val="FigureCaption"/>
      </w:pPr>
      <w:bookmarkStart w:id="1" w:name="_Ref208862914"/>
      <w:r w:rsidRPr="004B6729">
        <w:t xml:space="preserve">Figure </w:t>
      </w:r>
      <w:fldSimple w:instr=" SEQ Figure \* ARABIC ">
        <w:r w:rsidR="00DA6022">
          <w:rPr>
            <w:noProof/>
          </w:rPr>
          <w:t>1</w:t>
        </w:r>
      </w:fldSimple>
      <w:bookmarkEnd w:id="1"/>
      <w:r w:rsidR="00E945DE" w:rsidRPr="004B6729">
        <w:rPr>
          <w:rFonts w:hint="eastAsia"/>
        </w:rPr>
        <w:t xml:space="preserve">: </w:t>
      </w:r>
      <w:r w:rsidRPr="004B6729">
        <w:t xml:space="preserve">Background and </w:t>
      </w:r>
      <w:r w:rsidRPr="004B6729">
        <w:rPr>
          <w:rFonts w:hint="eastAsia"/>
        </w:rPr>
        <w:t>M</w:t>
      </w:r>
      <w:r w:rsidRPr="004B6729">
        <w:t xml:space="preserve">issing </w:t>
      </w:r>
      <w:r w:rsidRPr="004B6729">
        <w:rPr>
          <w:rFonts w:hint="eastAsia"/>
        </w:rPr>
        <w:t>P</w:t>
      </w:r>
      <w:r w:rsidRPr="004B6729">
        <w:t>iece</w:t>
      </w:r>
      <w:r w:rsidR="004B6729">
        <w:rPr>
          <w:rFonts w:eastAsiaTheme="minorEastAsia"/>
          <w:lang w:eastAsia="zh-CN"/>
        </w:rPr>
        <w:br/>
      </w:r>
      <w:r w:rsidR="00DD1B29" w:rsidRPr="004B6729">
        <w:rPr>
          <w:rFonts w:hint="eastAsia"/>
        </w:rPr>
        <w:t>T</w:t>
      </w:r>
      <w:r w:rsidRPr="004B6729">
        <w:t>he Research Gap: Measurement Instability and Generative Bias in Emotion Control</w:t>
      </w:r>
      <w:r w:rsidR="00DD1B29" w:rsidRPr="004B6729">
        <w:rPr>
          <w:rFonts w:hint="eastAsia"/>
        </w:rPr>
        <w:t>.</w:t>
      </w:r>
    </w:p>
    <w:p w14:paraId="0664288E" w14:textId="705F16F2" w:rsidR="00FD37BF" w:rsidRDefault="00FD37BF" w:rsidP="00F449DE">
      <w:pPr>
        <w:pStyle w:val="Head2"/>
        <w:rPr>
          <w:rFonts w:eastAsiaTheme="minorEastAsia"/>
          <w:lang w:eastAsia="zh-CN"/>
        </w:rPr>
      </w:pPr>
      <w:bookmarkStart w:id="2" w:name="_Ref210928291"/>
      <w:bookmarkStart w:id="3" w:name="_Hlk206624703"/>
      <w:r w:rsidRPr="00BC1DA1">
        <w:rPr>
          <w:rFonts w:eastAsiaTheme="minorEastAsia"/>
          <w:lang w:eastAsia="zh-CN"/>
        </w:rPr>
        <w:t>Research Gap: Measurement Instability and Generative Bias in Emotion Control</w:t>
      </w:r>
      <w:bookmarkEnd w:id="2"/>
    </w:p>
    <w:p w14:paraId="67964860" w14:textId="6EC26DDF" w:rsidR="00D86059" w:rsidRDefault="009B6F39" w:rsidP="00F449DE">
      <w:pPr>
        <w:pStyle w:val="Para"/>
        <w:rPr>
          <w:lang w:eastAsia="zh-CN"/>
        </w:rPr>
      </w:pPr>
      <w:r w:rsidRPr="00334429">
        <w:t xml:space="preserve">To address the "missing piece" identified in </w:t>
      </w:r>
      <w:r w:rsidRPr="005438B3">
        <w:rPr>
          <w:highlight w:val="green"/>
        </w:rPr>
        <w:t>Section 1.1</w:t>
      </w:r>
      <w:r w:rsidRPr="00334429">
        <w:t>—namely, the disconnect between the outcomes produced by GenAI-driven applications and their genuine adoption by users—a substantial body of recent research has concentrated on enhancing the quality of model-generated results. These efforts have primarily focused on the refinement of model training processes and the development of strategies for AI image enhancement.</w:t>
      </w:r>
      <w:r w:rsidRPr="00334429">
        <w:rPr>
          <w:rFonts w:hint="eastAsia"/>
        </w:rPr>
        <w:t xml:space="preserve"> </w:t>
      </w:r>
      <w:r w:rsidR="005B6423" w:rsidRPr="00334429">
        <w:t>In the domain of image generation, Re-Imagen (Chen et al., 2022) and RDMs (</w:t>
      </w:r>
      <w:proofErr w:type="spellStart"/>
      <w:r w:rsidR="005B6423" w:rsidRPr="00334429">
        <w:t>Blattmann</w:t>
      </w:r>
      <w:proofErr w:type="spellEnd"/>
      <w:r w:rsidR="005B6423" w:rsidRPr="00334429">
        <w:t xml:space="preserve"> et al., 2022) have demonstrated the effectiveness of retrieval-augmented generation</w:t>
      </w:r>
      <w:r w:rsidR="006B02DB" w:rsidRPr="00334429">
        <w:rPr>
          <w:rFonts w:hint="eastAsia"/>
        </w:rPr>
        <w:t xml:space="preserve"> </w:t>
      </w:r>
      <w:r w:rsidR="005B6423" w:rsidRPr="00334429">
        <w:fldChar w:fldCharType="begin"/>
      </w:r>
      <w:r w:rsidR="00CF1C27">
        <w:instrText xml:space="preserve"> ADDIN ZOTERO_ITEM CSL_CITATION {"citationID":"oS1lgqjC","properties":{"formattedCitation":"(Blattmann et al., 2022; Chen et al., 2022)","plainCitation":"(Blattmann et al., 2022; Chen et al., 2022)","noteIndex":0},"citationItems":[{"id":6306,"uris":["http://zotero.org/users/10843041/items/FTBQBME4"],"itemData":{"id":6306,"type":"article","abstract":"Generative image synthesis with diffusion models has recently achieved excellent visual quality in several tasks such as text-based or class-conditional image synthesis. Much of this success is due to a dramatic increase in the computational capacity invested in training these models. This work presents an alternative approach: inspired by its successful application in natural language processing, we propose to complement the diffusion model with a retrieval-based approach and to introduce an explicit memory in the form of an external database. During training, our diffusion model is trained with similar visual features retrieved via CLIP and from the neighborhood of each training instance. By leveraging CLIP's joint image-text embedding space, our model achieves highly competitive performance on tasks for which it has not been explicitly trained, such as class-conditional or text-image synthesis, and can be conditioned on both text and image embeddings. Moreover, we can apply our approach to unconditional generation, where it achieves state-of-the-art performance. Our approach incurs low computational and memory overheads and is easy to implement. We discuss its relationship to concurrent work and will publish code and pretrained models soon.","DOI":"10.48550/arXiv.2204.11824","language":"en","note":"arXiv:2204.11824 [cs]\nversion: 1\nTLDR: This work proposes to complement the diffusion model with a retrieval-based approach and to introduce an explicit memory in the form of an external database to achieve highly competitive performance on tasks for which it has not been explicitly trained.","number":"arXiv:2204.11824","publisher":"arXiv","source":"arXiv.org","title":"Retrieval-augmented diffusion models","URL":"http://arxiv.org/abs/2204.11824","author":[{"family":"Blattmann","given":"Andreas"},{"family":"Rombach","given":"Robin"},{"family":"Oktay","given":"Kaan"},{"family":"Ommer","given":"Björn"}],"accessed":{"date-parts":[["2025",8,21]]},"issued":{"date-parts":[["2022",4,25]]},"citation-key":"blattmannRetrievalaugmentedDiffusionModels2022"}},{"id":6302,"uris":["http://zotero.org/users/10843041/items/C4PIBVDH"],"itemData":{"id":6302,"type":"article","abstract":"Research on text-to-image generation has witnessed significant progress in generating diverse and photo-realistic images, driven by diffusion and auto-regressive models trained on large-scale image-text data. Though state-of-the-art models can generate high-quality images of common entities, they often have difficulty generating images of uncommon entities, such as `Chortai (dog)' or `Picarones (food)'. To tackle this issue, we present the Retrieval-Augmented Text-to-Image Generator (Re-Imagen), a generative model that uses retrieved information to produce high-fidelity and faithful images, even for rare or unseen entities. Given a text prompt, Re-Imagen accesses an external multi-modal knowledge base to retrieve relevant (image, text) pairs and uses them as references to generate the image. With this retrieval step, Re-Imagen is augmented with the knowledge of high-level semantics and low-level visual details of the mentioned entities, and thus improves its accuracy in generating the entities' visual appearances. We train Re-Imagen on a constructed dataset containing (image, text, retrieval) triples to teach the model to ground on both text prompt and retrieval. Furthermore, we develop a new sampling strategy to interleave the classifier-free guidance for text and retrieval conditions to balance the text and retrieval alignment. Re-Imagen achieves significant gain on FID score over COCO and WikiImage. To further evaluate the capabilities of the model, we introduce EntityDrawBench, a new benchmark that evaluates image generation for diverse entities, from frequent to rare, across multiple object categories including dogs, foods, landmarks, birds, and characters. Human evaluation on EntityDrawBench shows that Re-Imagen can significantly improve the fidelity of generated images, especially on less frequent entities.","DOI":"10.48550/arXiv.2209.14491","language":"en","note":"arXiv:2209.14491 [cs]\nTLDR: The Retrieval-Augmented Text-to-Image Generator (Re-Imagen), a generative model that uses retrieved information to produce high-fidelity and faithful images, even for rare or unseen entities, is presented.","number":"arXiv:2209.14491","publisher":"arXiv","source":"arXiv.org","title":"Re-imagen: retrieval-augmented text-to-image generator","title-short":"Re-imagen","URL":"http://arxiv.org/abs/2209.14491","author":[{"family":"Chen","given":"Wenhu"},{"family":"Hu","given":"Hexiang"},{"family":"Saharia","given":"Chitwan"},{"family":"Cohen","given":"William W."}],"accessed":{"date-parts":[["2025",8,21]]},"issued":{"date-parts":[["2022",11,22]]},"citation-key":"chenReimagenRetrievalaugmentedTexttoimage2022"}}],"schema":"https://github.com/citation-style-language/schema/raw/master/csl-citation.json"} </w:instrText>
      </w:r>
      <w:r w:rsidR="005B6423" w:rsidRPr="00334429">
        <w:fldChar w:fldCharType="separate"/>
      </w:r>
      <w:r w:rsidR="00CF1C27" w:rsidRPr="00CF1C27">
        <w:t>(Blattmann et al., 2022; Chen et al., 2022)</w:t>
      </w:r>
      <w:r w:rsidR="005B6423" w:rsidRPr="00334429">
        <w:fldChar w:fldCharType="end"/>
      </w:r>
      <w:r w:rsidR="005B6423" w:rsidRPr="00334429">
        <w:t xml:space="preserve">. More recently, </w:t>
      </w:r>
      <w:proofErr w:type="spellStart"/>
      <w:r w:rsidR="005B6423" w:rsidRPr="00334429">
        <w:t>RealRAG</w:t>
      </w:r>
      <w:proofErr w:type="spellEnd"/>
      <w:r w:rsidR="005B6423" w:rsidRPr="00334429">
        <w:t xml:space="preserve"> (Lyu et al., 2025) has further improved the expressiveness of text-to-image models for rare and fine-grained entities</w:t>
      </w:r>
      <w:r w:rsidR="006B02DB" w:rsidRPr="00334429">
        <w:rPr>
          <w:rFonts w:hint="eastAsia"/>
        </w:rPr>
        <w:t xml:space="preserve"> </w:t>
      </w:r>
      <w:r w:rsidR="005B6423" w:rsidRPr="00334429">
        <w:fldChar w:fldCharType="begin"/>
      </w:r>
      <w:r w:rsidR="00CF1C27">
        <w:instrText xml:space="preserve"> ADDIN ZOTERO_ITEM CSL_CITATION {"citationID":"tTGK1QEC","properties":{"formattedCitation":"(Lyu et al., 2025)","plainCitation":"(Lyu et al., 2025)","noteIndex":0},"citationItems":[{"id":6314,"uris":["http://zotero.org/users/10843041/items/US92TLHK"],"itemData":{"id":6314,"type":"article","abstract":"Recent text-to-image generative models, e.g., Stable Diffusion V3 and Flux, have achieved notable progress. However, these models are strongly restricted to their limited knowledge, a.k.a., their own fixed parameters, that are trained with closed datasets. This leads to significant hallucinations or distortions when facing fine-grained and unseen novel real-world objects, e.g., the appearance of the Tesla Cybertruck. To this end, we present the first real-object-based retrieval-augmented generation framework (RealRAG), which augments fine-grained and unseen novel object generation by learning and retrieving real-world images to overcome the knowledge gaps of generative models. Specifically, to integrate missing memory for unseen novel object generation, we train a reflective retriever by self-reflective contrastive learning, which injects the generator's knowledge into the sef-reflective negatives, ensuring that the retrieved augmented images compensate for the model's missing knowledge. Furthermore, the real-object-based framework integrates fine-grained visual knowledge for the generative models, tackling the distortion problem and improving the realism for fine-grained object generation. Our Real-RAG is superior in its modular application to all types of state-of-the-art text-to-image generative models and also delivers remarkable performance boosts with all of them, such as a gain of 16.18% FID score with the auto-regressive model on the Stanford Car benchmark.","DOI":"10.48550/arXiv.2502.00848","language":"en","note":"arXiv:2502.00848 [cs]\nTLDR: This work presents the first real-object-based retrieval-augmented generation framework (RealRAG), which augments fine-grained and unseen novel object generation by learning and retrieving real-world images to overcome the knowledge gaps of generative models.","number":"arXiv:2502.00848","publisher":"arXiv","source":"arXiv.org","title":"RealRAG: retrieval-augmented realistic image generation via self-reflective contrastive learning","title-short":"RealRAG","URL":"http://arxiv.org/abs/2502.00848","author":[{"family":"Lyu","given":"Yuanhuiyi"},{"family":"Zheng","given":"Xu"},{"family":"Jiang","given":"Lutao"},{"family":"Yan","given":"Yibo"},{"family":"Zou","given":"Xin"},{"family":"Zhou","given":"Huiyu"},{"family":"Zhang","given":"Linfeng"},{"family":"Hu","given":"Xuming"}],"accessed":{"date-parts":[["2025",8,21]]},"issued":{"date-parts":[["2025",5,12]]},"citation-key":"lyuRealRAGRetrievalaugmentedRealistic2025"}}],"schema":"https://github.com/citation-style-language/schema/raw/master/csl-citation.json"} </w:instrText>
      </w:r>
      <w:r w:rsidR="005B6423" w:rsidRPr="00334429">
        <w:fldChar w:fldCharType="separate"/>
      </w:r>
      <w:r w:rsidR="00CF1C27" w:rsidRPr="00CF1C27">
        <w:t>(Lyu et al., 2025)</w:t>
      </w:r>
      <w:r w:rsidR="005B6423" w:rsidRPr="00334429">
        <w:fldChar w:fldCharType="end"/>
      </w:r>
      <w:r w:rsidR="005B6423" w:rsidRPr="00334429">
        <w:t xml:space="preserve">. </w:t>
      </w:r>
      <w:r w:rsidR="00D86059" w:rsidRPr="00334429">
        <w:t>These studies have made notable contributions to improving the quality and consistency of generated outputs, but such advances alone are insufficient for GenAI applications—such as text-to-image models—to be truly adopted in design practice. What is further required is the ability to interpret the implicit affective expectations embedded in user queries and to reflect them in the generated results, thereby enabling outputs that resonate emotionally with consumers and support innovative, personalized product design</w:t>
      </w:r>
      <w:r w:rsidR="00EB260A">
        <w:rPr>
          <w:rFonts w:hint="eastAsia"/>
          <w:lang w:eastAsia="zh-CN"/>
        </w:rPr>
        <w:t xml:space="preserve"> </w:t>
      </w:r>
      <w:r w:rsidR="004C15D6">
        <w:rPr>
          <w:lang w:eastAsia="zh-CN"/>
        </w:rPr>
        <w:fldChar w:fldCharType="begin"/>
      </w:r>
      <w:r w:rsidR="00CF1C27">
        <w:rPr>
          <w:lang w:eastAsia="zh-CN"/>
        </w:rPr>
        <w:instrText xml:space="preserve"> ADDIN ZOTERO_ITEM CSL_CITATION {"citationID":"DJsX5YDk","properties":{"formattedCitation":"(Yang et al., 2021)","plainCitation":"(Yang et al., 2021)","noteIndex":0},"citationItems":[{"id":6633,"uris":["http://zotero.org/users/10843041/items/FAM93X2B"],"itemData":{"id":6633,"type":"article-journal","container-title":"Computer-Aided Design and Applications","issue":"5","journalAbbreviation":"Comput.-Aided Des. Applic.","language":"en","page":"900–913","source":"Google Scholar","title":"Emotionally intelligent fashion design using CNN and GAN","volume":"18","author":[{"family":"Yang","given":"Cheng"},{"family":"Zhou","given":"Yuliang"},{"family":"Zhu","given":"Bin"},{"family":"Yu","given":"Chunyang"},{"family":"Wu","given":"Lingang"}],"issued":{"date-parts":[["2021"]]},"citation-key":"yangEmotionallyIntelligentFashion2021"}}],"schema":"https://github.com/citation-style-language/schema/raw/master/csl-citation.json"} </w:instrText>
      </w:r>
      <w:r w:rsidR="004C15D6">
        <w:rPr>
          <w:lang w:eastAsia="zh-CN"/>
        </w:rPr>
        <w:fldChar w:fldCharType="separate"/>
      </w:r>
      <w:r w:rsidR="00CF1C27" w:rsidRPr="00CF1C27">
        <w:t>(Yang et al., 2021)</w:t>
      </w:r>
      <w:r w:rsidR="004C15D6">
        <w:rPr>
          <w:lang w:eastAsia="zh-CN"/>
        </w:rPr>
        <w:fldChar w:fldCharType="end"/>
      </w:r>
      <w:r w:rsidR="00D86059" w:rsidRPr="00334429">
        <w:t>.</w:t>
      </w:r>
    </w:p>
    <w:p w14:paraId="176BB201" w14:textId="5AA20938" w:rsidR="005B6423" w:rsidRPr="004C15D6" w:rsidRDefault="004C15D6" w:rsidP="00F449DE">
      <w:pPr>
        <w:pStyle w:val="Para"/>
        <w:rPr>
          <w:lang w:eastAsia="zh-CN"/>
        </w:rPr>
      </w:pPr>
      <w:r w:rsidRPr="004C15D6">
        <w:rPr>
          <w:lang w:eastAsia="zh-CN"/>
        </w:rPr>
        <w:t>While these challenges surface most clearly in design practice, they can be further traced to specific technical layers—most notably in natural language processing and visual generation</w:t>
      </w:r>
      <w:r>
        <w:rPr>
          <w:rFonts w:hint="eastAsia"/>
          <w:lang w:eastAsia="zh-CN"/>
        </w:rPr>
        <w:t>,. E</w:t>
      </w:r>
      <w:r w:rsidR="00334429" w:rsidRPr="00334429">
        <w:t>xisting studies indicate that models capture dominant emotions but struggle with complex, mixed, or context-dependent affective states</w:t>
      </w:r>
      <w:r w:rsidR="00334429" w:rsidRPr="00334429">
        <w:rPr>
          <w:rFonts w:hint="eastAsia"/>
        </w:rPr>
        <w:t xml:space="preserve"> </w:t>
      </w:r>
      <w:r w:rsidR="005B6423" w:rsidRPr="00334429">
        <w:fldChar w:fldCharType="begin"/>
      </w:r>
      <w:r w:rsidR="00CF1C27">
        <w:instrText xml:space="preserve"> ADDIN ZOTERO_ITEM CSL_CITATION {"citationID":"F9Vw9fh6","properties":{"formattedCitation":"(Acheampong et al., 2021; Finet et al., 2025)","plainCitation":"(Acheampong et al., 2021; Finet et al., 2025)","noteIndex":0},"citationItems":[{"id":3483,"uris":["http://zotero.org/users/10843041/items/KR9YMLFZ"],"itemData":{"id":3483,"type":"book","abstract":"We cannot overemphasize the essence of contextual information in most natural language processing (NLP) applications. The extraction of context yields significant improvements in many NLP tasks, including emotion recognition from texts. The paper discusses transformer-based models for NLP tasks. It highlights the pros and cons of the identified models. The models discussed include the Generative Pre-training (GPT) and its variants, Transformer-XL, Cross-lingual Language Models (XLM), and the Bidi-rectional Encoder Representations from Transformers (BERT). Considering BERT's strength and popularity in text-based emotion detection, the paper discusses recent works in which researchers proposed various BERT-based models. The survey presents its contributions, results, limitations, and datasets used. We have also provided future research directions to encourage research in text-based emotion detection using these models.","language":"en","source":"ResearchGate","title":"Transformer models for text-based emotion detection: a review of BERT-based approaches","title-short":"Transformer models for text-based emotion detection","author":[{"family":"Acheampong","given":"Francisca"},{"family":"Nunoo-Mensah","given":"Henry"},{"family":"Chen","given":"Wenyu"}],"issued":{"date-parts":[["2021",1,25]]},"citation-key":"acheampongTransformerModelsTextbased2021"}},{"id":6323,"uris":["http://zotero.org/users/10843041/items/ZTSWXY27"],"itemData":{"id":6323,"type":"article","abstract":"Background This article explores the potential of Artificial Intelligence (AI) to replace the human factor in the analysis of emotions within financial decision-making contexts. The background of this study is as follows: growing reliance on Artificial Intelligence for text analysis, understanding its capacity to detect emotional patterns is particularly relevant in fields where emotional dynamics significantly influence behavior, such as trading. Method Our research method is based on a three-day trading experiment involving students, during which participants made decisions under conditions of uncertainty. At the end of the experiment, each participant wrote a free-form report describing their emotional experience. We applied four different Artificial Intelligence tools to analyze these texts and compared the results with those obtained through a traditional lexical analysis method. AI tools provided relatively consistent and coherent assessments of the general emotional tone in the texts. Results Our results suggest that they successfully identified dominant emotions such as fear, disappointment, and hope. However, the ability of Artificial Intelligence to detect more nuanced or mixed emotional states was limited. In contrast, traditional lexical analysis offered greater sensitivity to emotional complexity. Although both approaches converged on broad emotional tendencies, divergences appeared when addressing subtle or context-specific emotional shifts. Our findings suggest that AI can serve as a useful preliminary tool in the analysis of emotions in written texts, especially for identifying dominant patterns. Conclusion In conclusion, according to us, due to its limitations in detecting emotional nuances, Artificial Intelligence should be integrated into a hybrid analytical approach. Combining Artificial Intelligence with traditional or human-led analysis enhances both the precision and depth of interpretation. We argue that a hybrid model avoids the oversimplification of emotional data and better reflects the complexity of emotional dynamics in decision-making under uncertainty.","DOI":"10.12688/f1000research.164796.1","language":"en","license":"https://creativecommons.org/licenses/by/4.0/","note":"TLDR: It is argued that a hybrid model avoids the oversimplification of emotional data and better reflects the complexity of emotional dynamics in decision-making under uncertainty and should be integrated into a hybrid analytical approach.","publisher":"F1000Research","source":"f1000research.com","title":"The limits of AI in understanding emotions: challenges in bridging human experience and machine perception","title-short":"The limits of AI in understanding emotions","URL":"https://f1000research.com/articles/14-582","author":[{"family":"Finet","given":"Alain"},{"family":"Kristoforidis","given":"Kevin"},{"family":"Laznicka","given":"Julie"}],"accessed":{"date-parts":[["2025",8,21]]},"issued":{"date-parts":[["2025",6,13]]},"citation-key":"finetLimitsAIUnderstanding2025"}}],"schema":"https://github.com/citation-style-language/schema/raw/master/csl-citation.json"} </w:instrText>
      </w:r>
      <w:r w:rsidR="005B6423" w:rsidRPr="00334429">
        <w:fldChar w:fldCharType="separate"/>
      </w:r>
      <w:r w:rsidR="00CF1C27" w:rsidRPr="00CF1C27">
        <w:t>(Acheampong et al., 2021; Finet et al., 2025)</w:t>
      </w:r>
      <w:r w:rsidR="005B6423" w:rsidRPr="00334429">
        <w:fldChar w:fldCharType="end"/>
      </w:r>
      <w:r w:rsidR="005B6423" w:rsidRPr="00334429">
        <w:rPr>
          <w:rFonts w:hint="eastAsia"/>
        </w:rPr>
        <w:t>.</w:t>
      </w:r>
      <w:r w:rsidR="005B6423" w:rsidRPr="00334429">
        <w:t xml:space="preserve"> In visual generation, AI tends to output positive emotional expressions, exhibiting a significant bias in the representation of negative or ambiguous emotions </w:t>
      </w:r>
      <w:r w:rsidR="005B6423" w:rsidRPr="00334429">
        <w:fldChar w:fldCharType="begin"/>
      </w:r>
      <w:r w:rsidR="00CF1C27">
        <w:instrText xml:space="preserve"> ADDIN ZOTERO_ITEM CSL_CITATION {"citationID":"3L5fojkz","properties":{"formattedCitation":"(Carrasco et al., 2024; Zhang, 2024)","plainCitation":"(Carrasco et al., 2024; Zhang, 2024)","noteIndex":0},"citationItems":[{"id":6338,"uris":["http://zotero.org/users/10843041/items/Z979C4YH"],"itemData":{"id":6338,"type":"article-journal","abstract":"Images are capable of conveying emotions, but emotional experience is highly subjective. Advances in artificial intelligence have enabled the generation of images based on emotional descriptions. However, the level of agreement between the generative images and human emotional responses has not yet been evaluated. In order to address this, 20 artistic landscapes were generated using StyleGAN2-ADA. Four variants evoking positive emotions (contentment and amusement) and negative emotions (fear and sadness) were created for each image, resulting in 80 pictures. An online questionnaire was designed using this material, in which 61 observers classified the generated images. Statistical analyses were performed on the collected data to determine the level of agreement among participants between the observers’ responses and the generated emotions by AI. A generally good level of agreement was found, with better results for negative emotions. However, the study confirms the subjectivity inherent in emotional evaluation.","container-title":"Electronics","DOI":"10.3390/electronics13204014","ISSN":"2079-9292","issue":"20","language":"en","license":"http://creativecommons.org/licenses/by/3.0/","note":"JCR</w:instrText>
      </w:r>
      <w:r w:rsidR="00CF1C27">
        <w:rPr>
          <w:rFonts w:ascii="宋体" w:eastAsia="宋体" w:hAnsi="宋体" w:cs="宋体" w:hint="eastAsia"/>
        </w:rPr>
        <w:instrText>分区</w:instrText>
      </w:r>
      <w:r w:rsidR="00CF1C27">
        <w:instrText>: Q2\n</w:instrText>
      </w:r>
      <w:r w:rsidR="00CF1C27">
        <w:rPr>
          <w:rFonts w:ascii="宋体" w:eastAsia="宋体" w:hAnsi="宋体" w:cs="宋体" w:hint="eastAsia"/>
        </w:rPr>
        <w:instrText>中科院分区升级版</w:instrText>
      </w:r>
      <w:r w:rsidR="00CF1C27">
        <w:instrText xml:space="preserve">: </w:instrText>
      </w:r>
      <w:r w:rsidR="00CF1C27">
        <w:rPr>
          <w:rFonts w:ascii="宋体" w:eastAsia="宋体" w:hAnsi="宋体" w:cs="宋体" w:hint="eastAsia"/>
        </w:rPr>
        <w:instrText>计算机科学</w:instrText>
      </w:r>
      <w:r w:rsidR="00CF1C27">
        <w:instrText>4</w:instrText>
      </w:r>
      <w:r w:rsidR="00CF1C27">
        <w:rPr>
          <w:rFonts w:ascii="宋体" w:eastAsia="宋体" w:hAnsi="宋体" w:cs="宋体" w:hint="eastAsia"/>
        </w:rPr>
        <w:instrText>区</w:instrText>
      </w:r>
      <w:r w:rsidR="00CF1C27">
        <w:instrText>\n</w:instrText>
      </w:r>
      <w:r w:rsidR="00CF1C27">
        <w:rPr>
          <w:rFonts w:ascii="宋体" w:eastAsia="宋体" w:hAnsi="宋体" w:cs="宋体" w:hint="eastAsia"/>
        </w:rPr>
        <w:instrText>影响因子</w:instrText>
      </w:r>
      <w:r w:rsidR="00CF1C27">
        <w:instrText>: 2.6\n5</w:instrText>
      </w:r>
      <w:r w:rsidR="00CF1C27">
        <w:rPr>
          <w:rFonts w:ascii="宋体" w:eastAsia="宋体" w:hAnsi="宋体" w:cs="宋体" w:hint="eastAsia"/>
        </w:rPr>
        <w:instrText>年影响因子</w:instrText>
      </w:r>
      <w:r w:rsidR="00CF1C27">
        <w:instrText xml:space="preserve">: 2.6\nEI: </w:instrText>
      </w:r>
      <w:r w:rsidR="00CF1C27">
        <w:rPr>
          <w:rFonts w:ascii="宋体" w:eastAsia="宋体" w:hAnsi="宋体" w:cs="宋体" w:hint="eastAsia"/>
        </w:rPr>
        <w:instrText>是</w:instrText>
      </w:r>
      <w:r w:rsidR="00CF1C27">
        <w:instrText>\n</w:instrText>
      </w:r>
      <w:r w:rsidR="00CF1C27">
        <w:rPr>
          <w:rFonts w:ascii="宋体" w:eastAsia="宋体" w:hAnsi="宋体" w:cs="宋体" w:hint="eastAsia"/>
        </w:rPr>
        <w:instrText>中科院升级版小类分区</w:instrText>
      </w:r>
      <w:r w:rsidR="00CF1C27">
        <w:instrText xml:space="preserve">: </w:instrText>
      </w:r>
      <w:r w:rsidR="00CF1C27">
        <w:rPr>
          <w:rFonts w:ascii="宋体" w:eastAsia="宋体" w:hAnsi="宋体" w:cs="宋体" w:hint="eastAsia"/>
        </w:rPr>
        <w:instrText>计算机：信息系统</w:instrText>
      </w:r>
      <w:r w:rsidR="00CF1C27">
        <w:instrText>4</w:instrText>
      </w:r>
      <w:r w:rsidR="00CF1C27">
        <w:rPr>
          <w:rFonts w:ascii="宋体" w:eastAsia="宋体" w:hAnsi="宋体" w:cs="宋体" w:hint="eastAsia"/>
        </w:rPr>
        <w:instrText>区</w:instrText>
      </w:r>
      <w:r w:rsidR="00CF1C27">
        <w:instrText>/</w:instrText>
      </w:r>
      <w:r w:rsidR="00CF1C27">
        <w:rPr>
          <w:rFonts w:ascii="宋体" w:eastAsia="宋体" w:hAnsi="宋体" w:cs="宋体" w:hint="eastAsia"/>
        </w:rPr>
        <w:instrText>工程：电子与电气</w:instrText>
      </w:r>
      <w:r w:rsidR="00CF1C27">
        <w:instrText>4</w:instrText>
      </w:r>
      <w:r w:rsidR="00CF1C27">
        <w:rPr>
          <w:rFonts w:ascii="宋体" w:eastAsia="宋体" w:hAnsi="宋体" w:cs="宋体" w:hint="eastAsia"/>
        </w:rPr>
        <w:instrText>区</w:instrText>
      </w:r>
      <w:r w:rsidR="00CF1C27">
        <w:instrText>/</w:instrText>
      </w:r>
      <w:r w:rsidR="00CF1C27">
        <w:rPr>
          <w:rFonts w:ascii="宋体" w:eastAsia="宋体" w:hAnsi="宋体" w:cs="宋体" w:hint="eastAsia"/>
        </w:rPr>
        <w:instrText>物理：应用</w:instrText>
      </w:r>
      <w:r w:rsidR="00CF1C27">
        <w:instrText>4</w:instrText>
      </w:r>
      <w:r w:rsidR="00CF1C27">
        <w:rPr>
          <w:rFonts w:ascii="宋体" w:eastAsia="宋体" w:hAnsi="宋体" w:cs="宋体" w:hint="eastAsia"/>
        </w:rPr>
        <w:instrText>区。</w:instrText>
      </w:r>
      <w:r w:rsidR="00CF1C27">
        <w:instrText xml:space="preserve">\nJCI: 0.62\nTLDR: A generally good level of agreement was found between participants between the observers’ responses and the generated emotions by AI, which confirms the subjectivity inherent in emotional evaluation.","page":"4014","source":"www.mdpi.com","title":"Level of agreement between emotions generated by artificial intelligence and human evaluation: A methodological proposal","title-short":"Level of agreement between emotions generated by artificial intelligence and human evaluation","volume":"13","author":[{"family":"Carrasco","given":"Miguel"},{"family":"González-Martín","given":"César"},{"family":"Navajas-Torrente","given":"Sonia"},{"family":"Dastres","given":"Raúl"}],"issued":{"date-parts":[["2024",1]]},"citation-key":"carrascoLevelAgreementEmotions2024"}},{"id":6336,"uris":["http://zotero.org/users/10843041/items/T2A3XJY3"],"itemData":{"id":6336,"type":"article-journal","abstract":"Introduction: The integration of AI in architectural design represents a signiﬁcant shift toward creating emotionally resonant spaces. This research investigates AI’s ability to evoke speciﬁc emotional responses through architectural imagery and examines the impact of professional training on emotional interpretation.\nMethods: We utilized Midjourney AI software to generate images based on direct and metaphorical prompts across two architectural settings: home interiors and museum exteriors. A survey was designed to capture participants’ emotional responses to these images, employing a scale that rated their immediate emotional reaction. The study involved 789 university students, categorized into architecture majors (Group A) and non-architecture majors (Group B), to explore diﬀerences in emotional perception attributable to educational background.\nResults: Findings revealed that AI is particularly eﬀective in depicting joy, especially in interior settings. However, it struggles to accurately convey negative emotions, indicating a gap in AI’s emotional range. Architecture students exhibited a greater sensitivity to emotional nuances in the images compared to non-architecture students, suggesting that architectural training enhances emotional discernment. Notably, the study observed minimal diﬀerences in the perception of emotions between direct and metaphorical prompts among architecture students, indicating a consistent emotional interpretation across prompt types.\nConclusion: AI holds signiﬁcant promise in creating spaces that resonate on an emotional level, particularly in conveying positive emotions like joy. The study contributes to the understanding of AI’s role in architectural design, emphasizing the importance of emotional intelligence in creating spaces that reﬂect human experiences. Future research should focus on expanding AI’s emotional range and further exploring the impact of architectural training on emotional perception.","language":"en","source":"Zotero","title":"Decoding emotional responses to AI-generated architectural imagery","author":[{"family":"Zhang","given":"Zhihui"}],"issued":{"date-parts":[["2024"]]},"citation-key":"zhangDecodingEmotionalResponses2024"}}],"schema":"https://github.com/citation-style-language/schema/raw/master/csl-citation.json"} </w:instrText>
      </w:r>
      <w:r w:rsidR="005B6423" w:rsidRPr="00334429">
        <w:fldChar w:fldCharType="separate"/>
      </w:r>
      <w:r w:rsidR="00CF1C27" w:rsidRPr="00CF1C27">
        <w:t>(Carrasco et al., 2024; Zhang, 2024)</w:t>
      </w:r>
      <w:r w:rsidR="005B6423" w:rsidRPr="00334429">
        <w:fldChar w:fldCharType="end"/>
      </w:r>
      <w:r w:rsidR="005B6423" w:rsidRPr="00334429">
        <w:t xml:space="preserve">. Furthermore, the coverage and balance of emotional data resources are limited; for instance, the </w:t>
      </w:r>
      <w:proofErr w:type="spellStart"/>
      <w:r w:rsidR="005B6423" w:rsidRPr="00334429">
        <w:t>ArtEmis</w:t>
      </w:r>
      <w:proofErr w:type="spellEnd"/>
      <w:r w:rsidR="005B6423" w:rsidRPr="00334429">
        <w:t xml:space="preserve"> v2.0 dataset reveals a highly imbalanced distribution of emotion categories (Mohamed et al., 2022), which further weakens the model's training effectiveness </w:t>
      </w:r>
      <w:proofErr w:type="spellStart"/>
      <w:r w:rsidR="005B6423" w:rsidRPr="00334429">
        <w:t>fatoresin</w:t>
      </w:r>
      <w:proofErr w:type="spellEnd"/>
      <w:r w:rsidR="005B6423" w:rsidRPr="00334429">
        <w:t xml:space="preserve"> the emotional dimension</w:t>
      </w:r>
      <w:r w:rsidR="005B6423" w:rsidRPr="00334429">
        <w:rPr>
          <w:rFonts w:hint="eastAsia"/>
        </w:rPr>
        <w:t xml:space="preserve"> </w:t>
      </w:r>
      <w:r w:rsidR="005B6423" w:rsidRPr="00334429">
        <w:fldChar w:fldCharType="begin"/>
      </w:r>
      <w:r w:rsidR="00CF1C27">
        <w:instrText xml:space="preserve"> ADDIN ZOTERO_ITEM CSL_CITATION {"citationID":"LVyRxBbp","properties":{"formattedCitation":"(Mohamed et al., 2022)","plainCitation":"(Mohamed et al., 2022)","noteIndex":0},"citationItems":[{"id":6340,"uris":["http://zotero.org/users/10843041/items/52TLYW6N"],"itemData":{"id":6340,"type":"article","abstract":"Datasets that capture the connection between vision, language, and affection are limited, causing a lack of understanding of the emotional aspect of human intelligence. As a step in this direction, the ArtEmis dataset was recently introduced as a large-scale dataset of emotional reactions to images along with language explanations of these chosen emotions. We observed a significant emotional bias towards instance-rich emotions, making trained neural speakers less accurate in describing under-represented emotions. We show that collecting new data, in the same way, is not effective in mitigating this emotional bias. To remedy this problem, we propose a contrastive data collection approach to balance ArtEmis with a new complementary dataset such that a pair of similar images have contrasting emotions (one positive and one negative). We collected 260,533 instances using the proposed method, we combine them with ArtEmis, creating a second iteration of the dataset. The new combined dataset, dubbed ArtEmis v2.0, has a balanced distribution of emotions with explanations revealing more fine details in the associated painting. Our experiments show that neural speakers trained on the new dataset improve CIDEr and METEOR evaluation metrics by 20% and 7%, respectively, compared to the biased dataset. Finally, we also show that the performance per emotion of neural speakers is improved across all the emotion categories, significantly on under-represented emotions. The collected dataset and code are available at https://artemisdataset-v2.org.","DOI":"10.48550/arXiv.2204.07660","language":"en","note":"arXiv:2204.07660 [cs]","number":"arXiv:2204.07660","publisher":"arXiv","source":"arXiv.org","title":"It is okay to not be okay: overcoming emotional bias in affective image captioning by contrastive data collection","title-short":"It is okay to not Be okay","URL":"http://arxiv.org/abs/2204.07660","author":[{"family":"Mohamed","given":"Youssef"},{"family":"Khan","given":"Faizan Farooq"},{"family":"Haydarov","given":"Kilichbek"},{"family":"Elhoseiny","given":"Mohamed"}],"accessed":{"date-parts":[["2025",8,21]]},"issued":{"date-parts":[["2022",4,15]]},"citation-key":"mohamedItOkayNot2022"}}],"schema":"https://github.com/citation-style-language/schema/raw/master/csl-citation.json"} </w:instrText>
      </w:r>
      <w:r w:rsidR="005B6423" w:rsidRPr="00334429">
        <w:fldChar w:fldCharType="separate"/>
      </w:r>
      <w:r w:rsidR="00CF1C27" w:rsidRPr="00CF1C27">
        <w:t>(Mohamed et al., 2022)</w:t>
      </w:r>
      <w:r w:rsidR="005B6423" w:rsidRPr="00334429">
        <w:fldChar w:fldCharType="end"/>
      </w:r>
      <w:r w:rsidR="005B6423" w:rsidRPr="00334429">
        <w:t>. Consequently, even though retrieval-augmented generation has made significant strides in semantic accuracy and content diversity, a distinct gap remains between understanding the user's emotional intent and achieving fine-grained emotional control over the generated results.</w:t>
      </w:r>
    </w:p>
    <w:p w14:paraId="2BCF631C" w14:textId="7EA37BFD" w:rsidR="005B6423" w:rsidRPr="005B6423" w:rsidRDefault="005B6423" w:rsidP="00F449DE">
      <w:pPr>
        <w:pStyle w:val="Para"/>
        <w:rPr>
          <w:lang w:eastAsia="zh-CN"/>
        </w:rPr>
      </w:pPr>
      <w:r w:rsidRPr="005B6423">
        <w:rPr>
          <w:lang w:eastAsia="zh-CN"/>
        </w:rPr>
        <w:t>Against this backdrop, some studies have begun to explore new technical approaches to enhance the emotional alignment and user adaptivity of generated outcomes. For example, Yu, Cheng, and Tian (2025) proposed a multimodal AI art generation strategy based on stable diffusion and BERT, aiming to improve controllability, emotional alignment, and user adaptivity in AI art synthesis</w:t>
      </w:r>
      <w:r>
        <w:rPr>
          <w:rFonts w:hint="eastAsia"/>
          <w:lang w:eastAsia="zh-CN"/>
        </w:rPr>
        <w:t xml:space="preserve"> </w:t>
      </w:r>
      <w:r>
        <w:rPr>
          <w:lang w:eastAsia="zh-CN"/>
        </w:rPr>
        <w:fldChar w:fldCharType="begin"/>
      </w:r>
      <w:r w:rsidR="00CF1C27">
        <w:rPr>
          <w:lang w:eastAsia="zh-CN"/>
        </w:rPr>
        <w:instrText xml:space="preserve"> ADDIN ZOTERO_ITEM CSL_CITATION {"citationID":"NSHhIIay","properties":{"formattedCitation":"(Yu et al., 2025)","plainCitation":"(Yu et al., 2025)","noteIndex":0},"citationItems":[{"id":6145,"uris":["http://zotero.org/users/10843041/items/L7SDFTFD"],"itemData":{"id":6145,"type":"article-journal","abstract":"The integration of artificial intelligence (AI) and art design has unlocked new potential for personalized, creative, and emotion-driven content generation. However, existing methods still face major challenges in style controllability, emotion consistency, and user satisfaction prediction. This study proposes a multimodal AI art generation strategy based on Stable Diffusion and BERT, using ControlNet, text-to-image (T2I)-Adapter, style–emotion mapping (SEM), sentiment prediction optimization, guided score distillation (GSD), and score-based generative model (SGM) to achieve high-quality, personalized art generation. First, ControlNet and T2I-Adapter are introduced into the Stable Diffusion method to enhance the fine control of text descriptions, visual references, and style labels, and improve the controllability and emotion consistency of generated content. In addition, a SEM model is constructed to establish a deep correspondence between user emotions and visual aesthetics using multimodal feature learning (including color, composition, and style attributes). Afterwards, GSD and SGM are used to optimize the diffusion model to minimize the interference of irrelevant information and ensure high-quality, emotion-consistent art output. The test results show that this method has significant advantages in style controllability, user emotion consistency, and satisfaction prediction accuracy, and provides new ideas for personalized art design, emotion-driven content generation, and optimization of human–computer interaction experience.","container-title":"The European Journal on Artificial Intelligence","DOI":"10.1177/30504554251361472","ISSN":"3050-4554","language":"en","note":"publisher: SAGE Publications\nTLDR: This study proposes a multimodal AI art generation strategy based on Stable Diffusion and BERT, using ControlNet, text-to-image (T2I)-Adapter, style–emotion mapping (SEM), sentiment prediction optimization, guided score distillation (GSD), and score-based generative model (SGM) to achieve high-quality, personalized art generation.","page":"30504554251361472","source":"SAGE Journals","title":"Artificial intelligence (AI)-driven artistic design with stable diffusion and BERT: Controllable style–emotion alignment via multimodal generation and sentiment prediction","title-short":"Artificial intelligence (AI)-driven artistic design with stable diffusion and BERT","author":[{"family":"Yu","given":"Tao"},{"family":"Cheng","given":"Zuling"},{"family":"Tian","given":"Yihuan"}],"issued":{"date-parts":[["2025",8,4]]},"citation-key":"yuArtificialIntelligenceAIdriven2025"}}],"schema":"https://github.com/citation-style-language/schema/raw/master/csl-citation.json"} </w:instrText>
      </w:r>
      <w:r>
        <w:rPr>
          <w:lang w:eastAsia="zh-CN"/>
        </w:rPr>
        <w:fldChar w:fldCharType="separate"/>
      </w:r>
      <w:r w:rsidR="00CF1C27" w:rsidRPr="00CF1C27">
        <w:t>(Yu et al., 2025)</w:t>
      </w:r>
      <w:r>
        <w:rPr>
          <w:lang w:eastAsia="zh-CN"/>
        </w:rPr>
        <w:fldChar w:fldCharType="end"/>
      </w:r>
      <w:r w:rsidRPr="005B6423">
        <w:rPr>
          <w:lang w:eastAsia="zh-CN"/>
        </w:rPr>
        <w:t>. Hou et al. (2025) explores more detailed manipulation of semantic and emotional features within the generation process by introducing conditional controls into diffusion models</w:t>
      </w:r>
      <w:r>
        <w:rPr>
          <w:rFonts w:hint="eastAsia"/>
          <w:lang w:eastAsia="zh-CN"/>
        </w:rPr>
        <w:t xml:space="preserve"> </w:t>
      </w:r>
      <w:r>
        <w:rPr>
          <w:lang w:eastAsia="zh-CN"/>
        </w:rPr>
        <w:fldChar w:fldCharType="begin"/>
      </w:r>
      <w:r w:rsidR="00CF1C27">
        <w:rPr>
          <w:lang w:eastAsia="zh-CN"/>
        </w:rPr>
        <w:instrText xml:space="preserve"> ADDIN ZOTERO_ITEM CSL_CITATION {"citationID":"iYzoyT1a","properties":{"formattedCitation":"(Hou et al., 2025)","plainCitation":"(Hou et al., 2025)","noteIndex":0},"citationItems":[{"id":6583,"uris":["http://zotero.org/users/10843041/items/QVMYT49C"],"itemData":{"id":6583,"type":"article","abstract":"Existing approaches for color-concept association typically rely on query-based image referencing, and color extraction from image references. However, these approaches are effective only for common concepts, and are vulnerable to unstable image referencing and varying image conditions. Our formative study with designers underscores the need for primary-accent color compositions and context-dependent colors (e.g., 'clear' vs. 'polluted' sky) in design. In response, we introduce a generative approach for mining semantically resonant colors leveraging images generated by text-to-image models. Our insight is that contemporary text-to-image models can resemble visual patterns from large-scale real-world data. The framework comprises three stages: concept instancing produces generative samples using diffusion models, text-guided image segmentation identifies concept-relevant regions within the image, and color association extracts primarily accompanied by accent colors. Quantitative comparisons with expert designs validate our approach's effectiveness, and we demonstrate the applicability through cases in various design scenarios and a gallery.","DOI":"10.1145/3706598.3713418","note":"arXiv:2503.03236 [cs]\nTLDR: It is shown that contemporary text-to-image models can resemble visual patterns from large-scale real-world data and be effective for mining semantically resonant colors leveraging images generated by text-to-image models.","source":"arXiv.org","title":"GenColor: generative color-concept association in visual design","title-short":"GenColor","URL":"http://arxiv.org/abs/2503.03236","author":[{"family":"Hou","given":"Yihan"},{"family":"Zeng","given":"Xingchen"},{"family":"Wang","given":"Yusong"},{"family":"Yang","given":"Manling"},{"family":"Chen","given":"Xiaojiao"},{"family":"Zeng","given":"Wei"}],"accessed":{"date-parts":[["2025",9,1]]},"issued":{"date-parts":[["2025",3,5]]},"citation-key":"houGenColorGenerativeColorconcept2025"}}],"schema":"https://github.com/citation-style-language/schema/raw/master/csl-citation.json"} </w:instrText>
      </w:r>
      <w:r>
        <w:rPr>
          <w:lang w:eastAsia="zh-CN"/>
        </w:rPr>
        <w:fldChar w:fldCharType="separate"/>
      </w:r>
      <w:r w:rsidR="00CF1C27" w:rsidRPr="00CF1C27">
        <w:t>(Hou et al., 2025)</w:t>
      </w:r>
      <w:r>
        <w:rPr>
          <w:lang w:eastAsia="zh-CN"/>
        </w:rPr>
        <w:fldChar w:fldCharType="end"/>
      </w:r>
      <w:r w:rsidRPr="005B6423">
        <w:rPr>
          <w:lang w:eastAsia="zh-CN"/>
        </w:rPr>
        <w:t xml:space="preserve">. </w:t>
      </w:r>
      <w:r w:rsidR="004F104B" w:rsidRPr="004F104B">
        <w:rPr>
          <w:rFonts w:hint="eastAsia"/>
          <w:lang w:eastAsia="zh-CN"/>
        </w:rPr>
        <w:t>Notably, these recent works have all integrated color-</w:t>
      </w:r>
      <w:r w:rsidR="004F104B" w:rsidRPr="004F104B">
        <w:rPr>
          <w:rFonts w:hint="eastAsia"/>
          <w:lang w:eastAsia="zh-CN"/>
        </w:rPr>
        <w:lastRenderedPageBreak/>
        <w:t>emotion mapping into AI generation strategies as a crucial method for enhancing the quality of the results.</w:t>
      </w:r>
      <w:r w:rsidR="004F104B">
        <w:rPr>
          <w:rFonts w:eastAsiaTheme="minorEastAsia" w:hint="eastAsia"/>
          <w:lang w:eastAsia="zh-CN"/>
        </w:rPr>
        <w:t xml:space="preserve"> </w:t>
      </w:r>
      <w:r w:rsidR="004D1D31" w:rsidRPr="004D1D31">
        <w:rPr>
          <w:highlight w:val="yellow"/>
          <w:lang w:eastAsia="zh-CN"/>
        </w:rPr>
        <w:t xml:space="preserve">These recent works have, in different ways, converged on integrating color–emotion mapping into AI generation strategies as a crucial pathway for improving the performance of generated results. The explanatory power and operability of color in evoking visual emotions have been substantiated in concrete GenAI production practices, as surveyed in Sections </w:t>
      </w:r>
      <w:r w:rsidR="006D2406">
        <w:rPr>
          <w:highlight w:val="yellow"/>
          <w:lang w:eastAsia="zh-CN"/>
        </w:rPr>
        <w:fldChar w:fldCharType="begin"/>
      </w:r>
      <w:r w:rsidR="006D2406">
        <w:rPr>
          <w:highlight w:val="yellow"/>
          <w:lang w:eastAsia="zh-CN"/>
        </w:rPr>
        <w:instrText xml:space="preserve"> REF _Ref210927262 \r \h </w:instrText>
      </w:r>
      <w:r w:rsidR="006D2406">
        <w:rPr>
          <w:highlight w:val="yellow"/>
          <w:lang w:eastAsia="zh-CN"/>
        </w:rPr>
      </w:r>
      <w:r w:rsidR="006D2406">
        <w:rPr>
          <w:highlight w:val="yellow"/>
          <w:lang w:eastAsia="zh-CN"/>
        </w:rPr>
        <w:fldChar w:fldCharType="separate"/>
      </w:r>
      <w:r w:rsidR="006D2406">
        <w:rPr>
          <w:highlight w:val="yellow"/>
          <w:lang w:eastAsia="zh-CN"/>
        </w:rPr>
        <w:t>1.1</w:t>
      </w:r>
      <w:r w:rsidR="006D2406">
        <w:rPr>
          <w:highlight w:val="yellow"/>
          <w:lang w:eastAsia="zh-CN"/>
        </w:rPr>
        <w:fldChar w:fldCharType="end"/>
      </w:r>
      <w:r w:rsidR="004D1D31" w:rsidRPr="004D1D31">
        <w:rPr>
          <w:highlight w:val="yellow"/>
          <w:lang w:eastAsia="zh-CN"/>
        </w:rPr>
        <w:t xml:space="preserve"> and</w:t>
      </w:r>
      <w:r w:rsidR="006D2406">
        <w:rPr>
          <w:highlight w:val="yellow"/>
          <w:lang w:eastAsia="zh-CN"/>
        </w:rPr>
        <w:fldChar w:fldCharType="begin"/>
      </w:r>
      <w:r w:rsidR="006D2406">
        <w:rPr>
          <w:highlight w:val="yellow"/>
          <w:lang w:eastAsia="zh-CN"/>
        </w:rPr>
        <w:instrText xml:space="preserve"> REF _Ref210927277 \r \h </w:instrText>
      </w:r>
      <w:r w:rsidR="006D2406">
        <w:rPr>
          <w:highlight w:val="yellow"/>
          <w:lang w:eastAsia="zh-CN"/>
        </w:rPr>
      </w:r>
      <w:r w:rsidR="006D2406">
        <w:rPr>
          <w:highlight w:val="yellow"/>
          <w:lang w:eastAsia="zh-CN"/>
        </w:rPr>
        <w:fldChar w:fldCharType="separate"/>
      </w:r>
      <w:r w:rsidR="006D2406">
        <w:rPr>
          <w:highlight w:val="yellow"/>
          <w:lang w:eastAsia="zh-CN"/>
        </w:rPr>
        <w:t>2.1</w:t>
      </w:r>
      <w:r w:rsidR="006D2406">
        <w:rPr>
          <w:highlight w:val="yellow"/>
          <w:lang w:eastAsia="zh-CN"/>
        </w:rPr>
        <w:fldChar w:fldCharType="end"/>
      </w:r>
      <w:r w:rsidR="004D1D31" w:rsidRPr="004D1D31">
        <w:rPr>
          <w:highlight w:val="yellow"/>
          <w:lang w:eastAsia="zh-CN"/>
        </w:rPr>
        <w:t>.</w:t>
      </w:r>
      <w:r w:rsidRPr="005B6423">
        <w:rPr>
          <w:lang w:eastAsia="zh-CN"/>
        </w:rPr>
        <w:t xml:space="preserve"> However, these discussions and limitations suggest that most approaches rely on specific datasets or experimental environments and have yet to propose stable emotional variables that can be operationalized in design practice. Therefore, building upon existing explorations, this study aims to further focus on the design context of consumer product customization, examining the color-emotion mapping mechanism as a controllable variable.</w:t>
      </w:r>
    </w:p>
    <w:p w14:paraId="081D8AB6" w14:textId="5BEA256D" w:rsidR="00F74310" w:rsidRDefault="00F74310" w:rsidP="00F449DE">
      <w:pPr>
        <w:pStyle w:val="Head2"/>
        <w:rPr>
          <w:rFonts w:eastAsiaTheme="minorEastAsia"/>
          <w:lang w:eastAsia="zh-CN"/>
        </w:rPr>
      </w:pPr>
      <w:bookmarkStart w:id="4" w:name="_Ref208948926"/>
      <w:bookmarkEnd w:id="3"/>
      <w:r w:rsidRPr="00F74310">
        <w:rPr>
          <w:rFonts w:eastAsiaTheme="minorEastAsia"/>
          <w:lang w:eastAsia="zh-CN"/>
        </w:rPr>
        <w:t>Research Object: Floral Gifting as an Emotion-Oriented Design Scenario</w:t>
      </w:r>
      <w:bookmarkEnd w:id="4"/>
    </w:p>
    <w:p w14:paraId="72EB3A9E" w14:textId="5051E544" w:rsidR="00277B66" w:rsidRPr="00277B66" w:rsidRDefault="00277B66" w:rsidP="00F449DE">
      <w:pPr>
        <w:pStyle w:val="Para"/>
      </w:pPr>
      <w:r w:rsidRPr="00277B66">
        <w:t xml:space="preserve">In design contexts, a user's emotional resonance directly influences their intention to adopt a design solution—a concept originally derived from research in the consumer products domain. Color plays a pivotal role in shaping individuals' emotional perception and cognitive appraisal of objects </w:t>
      </w:r>
      <w:r w:rsidR="004D1D31">
        <w:fldChar w:fldCharType="begin"/>
      </w:r>
      <w:r w:rsidR="00CF1C27">
        <w:instrText xml:space="preserve"> ADDIN ZOTERO_ITEM CSL_CITATION {"citationID":"YRG6tKIt","properties":{"formattedCitation":"(Elliot &amp; Maier, 2014; Yao et al., 2022)","plainCitation":"(Elliot &amp; Maier, 2014; Yao et al., 2022)","noteIndex":0},"citationItems":[{"id":3437,"uris":["http://zotero.org/users/10843041/items/IINHGVKM"],"itemData":{"id":3437,"type":"article-journal","abstract":"Color is a ubiquitous perceptual stimulus that is often considered in terms of aesthetics. Here we review theoretical and empirical work that looks beyond color aesthetics to the link between color and psychological functioning in humans. We begin by setting a historical context for research in this area, particularly highlighting methodological issues that hampered earlier empirical work. We proceed to overview theoretical and methodological advances during the past decade and conduct a review of emerging empirical findings. Our empirical review focuses especially on color in achievement and affiliation/attraction contexts, but it also covers work on consumer behavior as well as food and beverage evaluation and consumption. The review clearly shows that color can carry important meaning and can have an important impact on people&amp;apos;s affect, cognition, and behavior. The literature remains at a nascent stage of development, however, and we note that considerable work on boundary conditions, moderators, and real-world generalizability is needed before strong conceptual statements and recommendations for application are warranted. We provide suggestions for future research and conclude by emphasizing the broad promise of research in this area.","container-title":"Annual Review of Psychology","DOI":"10.1146/annurev-psych-010213-115035","ISSN":"0066-4308, 1545-2085","issue":"Volume 65, 2014","journalAbbreviation":"Annu. Rev. Psychol.","language":"en","note":"publisher: Annual Reviews\nTLDR: The empirical review focuses especially on color in achievement and affiliation/attraction contexts, but it also covers work on consumer behavior as well as food and beverage evaluation and consumption and conduct a review of emerging empirical findings.","page":"95-120","source":"www.annualreviews.org","title":"Color psychology: effects of perceiving color on psychological functioning in humans","title-short":"Color psychology","volume":"65","author":[{"family":"Elliot","given":"Andrew J."},{"family":"Maier","given":"Markus A."}],"issued":{"date-parts":[["2014",1,3]]},"citation-key":"elliotColorPsychologyEffects2014"}},{"id":3441,"uris":["http://zotero.org/users/10843041/items/A54T6IKC"],"itemData":{"id":3441,"type":"article-journal","abstract":"&lt;p&gt;Humans have been exploring colors since ancient times, but relatively complete color systems appeared one after another in the twentieth century. Even without language and other information exchanges, colors can still convey information and stimulate emotions. Therefore, color can have both physical and psychological effects on people. In this context, this paper studies the visual representation of painting colors based on psychological factors. The article studies the theory of personality traits and introduces the related content of visual psychology. To explore the relationship between each variable and color psychology and the visual representation of painting colors, a binary logistic regression analysis is performed. The colors in the post-impressionist paintings of Van Gogh and Gauguin is contrasted, and experiments on psychological factors and color research is conducted. The factors that affect the color tone of the picture and the influence of psychological factors on the judgment of color brightness are investigated. Finally, the correlation analysis of personality trait dimension and irrational behavior is carried out. The experimental results of the article show that after the analysis of variance, the significance levels of regression model 1 and model 2 both reach 0.000, and the adjusted R squares are 0.319 and 0.356, respectively. In this study, regression model 2 was selected as the final model. According to Model 2, the standardized regression coefficients of agreeableness and neuroticism are 0.438 and -0.251, respectively, and the significance of the regression coefficients are 0.000 and 0.021, respectively. The research on the visual performance of painting colors based on psychological factors has been well completed.&lt;/p&gt;","container-title":"Frontiers in Psychology","DOI":"10.3389/fpsyg.2022.966571","ISSN":"1664-1078","journalAbbreviation":"Front. Psychol.","language":"en","note":"publisher: Frontiers","source":"Frontiers","title":"Visual performance of painting colors based on psychological factors","URL":"https://www.frontiersin.org/journals/psychology/articles/10.3389/fpsyg.2022.966571/full","volume":"13","author":[{"family":"Yao","given":"Chenchen"},{"family":"Tian","given":"Tian"},{"family":"Gao","given":"Cai"},{"family":"Zhao","given":"Shuangping"},{"family":"Liu","given":"Qingyan"}],"accessed":{"date-parts":[["2024",12,22]]},"issued":{"date-parts":[["2022",9,29]]},"citation-key":"yaoVisualPerformancePainting2022"}}],"schema":"https://github.com/citation-style-language/schema/raw/master/csl-citation.json"} </w:instrText>
      </w:r>
      <w:r w:rsidR="004D1D31">
        <w:fldChar w:fldCharType="separate"/>
      </w:r>
      <w:r w:rsidR="00CF1C27" w:rsidRPr="00CF1C27">
        <w:t>(Elliot &amp; Maier, 2014; Yao et al., 2022)</w:t>
      </w:r>
      <w:r w:rsidR="004D1D31">
        <w:fldChar w:fldCharType="end"/>
      </w:r>
      <w:r w:rsidRPr="00277B66">
        <w:t>, and this emotional response, elicited by the design, is a direct determinant of whether the final product can fulfill the deeper-level needs of the consumer. Consequently, in numerous consumption behaviors contingent upon emotional resonance, the congruence among visual design, intended emotion, and the user's ultimate choice is of decisive importance.</w:t>
      </w:r>
    </w:p>
    <w:p w14:paraId="14651716" w14:textId="1DD1F4AF" w:rsidR="00277B66" w:rsidRPr="00277B66" w:rsidRDefault="00277B66" w:rsidP="00F449DE">
      <w:pPr>
        <w:pStyle w:val="Para"/>
      </w:pPr>
      <w:r w:rsidRPr="00277B66">
        <w:t>To systematically address the aforementioned challenges, this study selects floral gift design as a representative test scenario. As a quintessential artistic consumer product, a floral gift is distinguished by its dual possession of aesthetic value and emotional functionality. Unlike traditional floristry or landscape horticulture, modern floral gifts emphasize "miniaturization, personalization, and contextual fit," encompassing a variety of forms such as fresh flower bouquets, preserved flower gift boxes, and other gift-oriented floral compositions. These products are extensively utilized in scenarios such as birthdays, anniversaries, festivals, and business correspondence, catering to a diverse user base and thus possessing significant universality and research value.</w:t>
      </w:r>
    </w:p>
    <w:p w14:paraId="21F0F36D" w14:textId="1AF292BE" w:rsidR="00277B66" w:rsidRPr="00277B66" w:rsidRDefault="00277B66" w:rsidP="00F449DE">
      <w:pPr>
        <w:pStyle w:val="Para"/>
      </w:pPr>
      <w:r w:rsidRPr="00277B66">
        <w:t xml:space="preserve">The design process of a floral gift is highly dependent on emotional expression. Its ultimate emotional effect is a composite of multiple factors: first, the symbolic meaning carried by the flowers themselves, i.e., "floriography," has been used since antiquity to convey interpersonal sentiments and cultural symbols </w:t>
      </w:r>
      <w:r w:rsidR="004D1D31">
        <w:fldChar w:fldCharType="begin"/>
      </w:r>
      <w:r w:rsidR="00CF1C27">
        <w:instrText xml:space="preserve"> ADDIN ZOTERO_ITEM CSL_CITATION {"citationID":"a1WTaytI","properties":{"formattedCitation":"(Dietz, 2022; \\uc0\\u36158{}\\uc0\\u20891{}, 2011)","plainCitation":"(Dietz, 2022; </w:instrText>
      </w:r>
      <w:r w:rsidR="00CF1C27">
        <w:rPr>
          <w:rFonts w:ascii="宋体" w:eastAsia="宋体" w:hAnsi="宋体" w:cs="宋体" w:hint="eastAsia"/>
        </w:rPr>
        <w:instrText>贾军</w:instrText>
      </w:r>
      <w:r w:rsidR="00CF1C27">
        <w:instrText>, 2011)","noteIndex":0},"citationItems":[{"id":3412,"uris":["http://zotero.org/users/10843041/items/TYMUYQ67"],"itemData":{"id":3412,"type":"book","abstract":"The Complete Language of Flowers is a comprehensive encyclopedia providing the meanings, powers, facts, and folklore for over 1,001 flower species. Now in a pocket-size edition for easy, on-the-go reference.Along with a beautiful visual depiction, each entry provides the flower’s scientific and common names, characteristics, and historic meanings and powers from mythology, medieval legends, folklore, and flower poetry.For centuries, symbolic flower meanings have fascinated readers, writers, poets, and suddenly smitten couples alike. Extremely popular during the Victorian era, these floriographies flourished and versed the public on the hidden meaning of popular flowers such as:Purple Tulip—Eternal loveAmaryllis—Adventurousness; Enthusiasm; PassionDaisy—Beauty and innocence; Cheer; Childlike playfulnessSunflower—Ambition; Constancy; DevotionTogether with stunning full-color illustrations and two indexes, one for searching by common flower name and the other organized by meaning, this beautiful reference is a must-have for gardeners, florists, and flower enthusiasts. Whether you’re looking to arrange the perfectly bespoken wedding bouquet or to understand what the yellow rose you just received from an admirer means (friendship), this updated floriography is a visual delight.","edition":"Illustrated edition","event-place":"New York","ISBN":"978-1-57715-283-5","language":"en","number-of-pages":"256","publisher":"Wellfleet Press","publisher-place":"New York","title":"The complete language of flowers: a definitive and illustrated history","title-short":"The complete language of flowers","author":[{"family":"Dietz","given":"S. Theresa"}],"issued":{"date-parts":[["2022",4,12]]},"citation-key":"dietzCompleteLanguageFlowers2022"}},{"id":3373,"uris":["http://zotero.org/users/10843041/items/AXEQA7ZU"],"itemData":{"id":3373,"type":"thesis","abstract":"</w:instrText>
      </w:r>
      <w:r w:rsidR="00CF1C27">
        <w:rPr>
          <w:rFonts w:ascii="宋体" w:eastAsia="宋体" w:hAnsi="宋体" w:cs="宋体" w:hint="eastAsia"/>
        </w:rPr>
        <w:instrText>本文对国内有关植物意象的研究成果进行了较为全面深入的调研</w:instrText>
      </w:r>
      <w:r w:rsidR="00CF1C27">
        <w:instrText>,</w:instrText>
      </w:r>
      <w:r w:rsidR="00CF1C27">
        <w:rPr>
          <w:rFonts w:ascii="宋体" w:eastAsia="宋体" w:hAnsi="宋体" w:cs="宋体" w:hint="eastAsia"/>
        </w:rPr>
        <w:instrText>结合数据统计分析</w:instrText>
      </w:r>
      <w:r w:rsidR="00CF1C27">
        <w:instrText>,</w:instrText>
      </w:r>
      <w:r w:rsidR="00CF1C27">
        <w:rPr>
          <w:rFonts w:ascii="宋体" w:eastAsia="宋体" w:hAnsi="宋体" w:cs="宋体" w:hint="eastAsia"/>
        </w:rPr>
        <w:instrText>总结出国内植物意象研究的现状特点</w:instrText>
      </w:r>
      <w:r w:rsidR="00CF1C27">
        <w:instrText>,</w:instrText>
      </w:r>
      <w:r w:rsidR="00CF1C27">
        <w:rPr>
          <w:rFonts w:ascii="宋体" w:eastAsia="宋体" w:hAnsi="宋体" w:cs="宋体" w:hint="eastAsia"/>
        </w:rPr>
        <w:instrText>对其未来发展进行了初步的展望</w:instrText>
      </w:r>
      <w:r w:rsidR="00CF1C27">
        <w:instrText>,</w:instrText>
      </w:r>
      <w:r w:rsidR="00CF1C27">
        <w:rPr>
          <w:rFonts w:ascii="宋体" w:eastAsia="宋体" w:hAnsi="宋体" w:cs="宋体" w:hint="eastAsia"/>
        </w:rPr>
        <w:instrText>立足现有研究的不足及其在园林学科的潜在价值</w:instrText>
      </w:r>
      <w:r w:rsidR="00CF1C27">
        <w:instrText>,</w:instrText>
      </w:r>
      <w:r w:rsidR="00CF1C27">
        <w:rPr>
          <w:rFonts w:ascii="宋体" w:eastAsia="宋体" w:hAnsi="宋体" w:cs="宋体" w:hint="eastAsia"/>
        </w:rPr>
        <w:instrText>对植物意象这一普遍的植物文化现象进行了系统的研究。</w:instrText>
      </w:r>
      <w:r w:rsidR="00CF1C27">
        <w:instrText>1.</w:instrText>
      </w:r>
      <w:r w:rsidR="00CF1C27">
        <w:rPr>
          <w:rFonts w:ascii="宋体" w:eastAsia="宋体" w:hAnsi="宋体" w:cs="宋体" w:hint="eastAsia"/>
        </w:rPr>
        <w:instrText>文章从关于</w:instrText>
      </w:r>
      <w:r w:rsidR="00CF1C27">
        <w:rPr>
          <w:rFonts w:ascii="Cambria" w:hAnsi="Cambria" w:cs="Cambria"/>
        </w:rPr>
        <w:instrText>“</w:instrText>
      </w:r>
      <w:r w:rsidR="00CF1C27">
        <w:rPr>
          <w:rFonts w:ascii="宋体" w:eastAsia="宋体" w:hAnsi="宋体" w:cs="宋体" w:hint="eastAsia"/>
        </w:rPr>
        <w:instrText>意象</w:instrText>
      </w:r>
      <w:r w:rsidR="00CF1C27">
        <w:rPr>
          <w:rFonts w:ascii="Cambria" w:hAnsi="Cambria" w:cs="Cambria"/>
        </w:rPr>
        <w:instrText>”</w:instrText>
      </w:r>
      <w:r w:rsidR="00CF1C27">
        <w:rPr>
          <w:rFonts w:ascii="宋体" w:eastAsia="宋体" w:hAnsi="宋体" w:cs="宋体" w:hint="eastAsia"/>
        </w:rPr>
        <w:instrText>概念的讨论入手</w:instrText>
      </w:r>
      <w:r w:rsidR="00CF1C27">
        <w:instrText>,</w:instrText>
      </w:r>
      <w:r w:rsidR="00CF1C27">
        <w:rPr>
          <w:rFonts w:ascii="宋体" w:eastAsia="宋体" w:hAnsi="宋体" w:cs="宋体" w:hint="eastAsia"/>
        </w:rPr>
        <w:instrText>对</w:instrText>
      </w:r>
      <w:r w:rsidR="00CF1C27">
        <w:rPr>
          <w:rFonts w:ascii="Cambria" w:hAnsi="Cambria" w:cs="Cambria"/>
        </w:rPr>
        <w:instrText>“</w:instrText>
      </w:r>
      <w:r w:rsidR="00CF1C27">
        <w:rPr>
          <w:rFonts w:ascii="宋体" w:eastAsia="宋体" w:hAnsi="宋体" w:cs="宋体" w:hint="eastAsia"/>
        </w:rPr>
        <w:instrText>植物意象</w:instrText>
      </w:r>
      <w:r w:rsidR="00CF1C27">
        <w:rPr>
          <w:rFonts w:ascii="Cambria" w:hAnsi="Cambria" w:cs="Cambria"/>
        </w:rPr>
        <w:instrText>”</w:instrText>
      </w:r>
      <w:r w:rsidR="00CF1C27">
        <w:rPr>
          <w:rFonts w:ascii="宋体" w:eastAsia="宋体" w:hAnsi="宋体" w:cs="宋体" w:hint="eastAsia"/>
        </w:rPr>
        <w:instrText>的范畴进行了细致的剖析</w:instrText>
      </w:r>
      <w:r w:rsidR="00CF1C27">
        <w:instrText>,</w:instrText>
      </w:r>
      <w:r w:rsidR="00CF1C27">
        <w:rPr>
          <w:rFonts w:ascii="宋体" w:eastAsia="宋体" w:hAnsi="宋体" w:cs="宋体" w:hint="eastAsia"/>
        </w:rPr>
        <w:instrText>并通过科学合理的论证给出了</w:instrText>
      </w:r>
      <w:r w:rsidR="00CF1C27">
        <w:rPr>
          <w:rFonts w:ascii="Cambria" w:hAnsi="Cambria" w:cs="Cambria"/>
        </w:rPr>
        <w:instrText>“</w:instrText>
      </w:r>
      <w:r w:rsidR="00CF1C27">
        <w:rPr>
          <w:rFonts w:ascii="宋体" w:eastAsia="宋体" w:hAnsi="宋体" w:cs="宋体" w:hint="eastAsia"/>
        </w:rPr>
        <w:instrText>植物意象</w:instrText>
      </w:r>
      <w:r w:rsidR="00CF1C27">
        <w:rPr>
          <w:rFonts w:ascii="Cambria" w:hAnsi="Cambria" w:cs="Cambria"/>
        </w:rPr>
        <w:instrText>”</w:instrText>
      </w:r>
      <w:r w:rsidR="00CF1C27">
        <w:rPr>
          <w:rFonts w:ascii="宋体" w:eastAsia="宋体" w:hAnsi="宋体" w:cs="宋体" w:hint="eastAsia"/>
        </w:rPr>
        <w:instrText>的定义</w:instrText>
      </w:r>
      <w:r w:rsidR="00CF1C27">
        <w:instrText>,</w:instrText>
      </w:r>
      <w:r w:rsidR="00CF1C27">
        <w:rPr>
          <w:rFonts w:ascii="宋体" w:eastAsia="宋体" w:hAnsi="宋体" w:cs="宋体" w:hint="eastAsia"/>
        </w:rPr>
        <w:instrText>即所谓</w:instrText>
      </w:r>
      <w:r w:rsidR="00CF1C27">
        <w:rPr>
          <w:rFonts w:ascii="Cambria" w:hAnsi="Cambria" w:cs="Cambria"/>
        </w:rPr>
        <w:instrText>“</w:instrText>
      </w:r>
      <w:r w:rsidR="00CF1C27">
        <w:rPr>
          <w:rFonts w:ascii="宋体" w:eastAsia="宋体" w:hAnsi="宋体" w:cs="宋体" w:hint="eastAsia"/>
        </w:rPr>
        <w:instrText>植物意象</w:instrText>
      </w:r>
      <w:r w:rsidR="00CF1C27">
        <w:rPr>
          <w:rFonts w:ascii="Cambria" w:hAnsi="Cambria" w:cs="Cambria"/>
        </w:rPr>
        <w:instrText>”</w:instrText>
      </w:r>
      <w:r w:rsidR="00CF1C27">
        <w:instrText>,Plant Image,</w:instrText>
      </w:r>
      <w:r w:rsidR="00CF1C27">
        <w:rPr>
          <w:rFonts w:ascii="宋体" w:eastAsia="宋体" w:hAnsi="宋体" w:cs="宋体" w:hint="eastAsia"/>
        </w:rPr>
        <w:instrText>就是指具有含义的植物类物象。并通过植物意象具有普遍性、差异性、发展性、趋同性和间接性的特点的论述及类别的划分强化了对植物意象的认识。且首次提出</w:instrText>
      </w:r>
      <w:r w:rsidR="00CF1C27">
        <w:rPr>
          <w:rFonts w:ascii="Cambria" w:hAnsi="Cambria" w:cs="Cambria"/>
        </w:rPr>
        <w:instrText>“</w:instrText>
      </w:r>
      <w:r w:rsidR="00CF1C27">
        <w:rPr>
          <w:rFonts w:ascii="宋体" w:eastAsia="宋体" w:hAnsi="宋体" w:cs="宋体" w:hint="eastAsia"/>
        </w:rPr>
        <w:instrText>植物意象类群系统</w:instrText>
      </w:r>
      <w:r w:rsidR="00CF1C27">
        <w:rPr>
          <w:rFonts w:ascii="Cambria" w:hAnsi="Cambria" w:cs="Cambria"/>
        </w:rPr>
        <w:instrText>”</w:instrText>
      </w:r>
      <w:r w:rsidR="00CF1C27">
        <w:rPr>
          <w:rFonts w:ascii="宋体" w:eastAsia="宋体" w:hAnsi="宋体" w:cs="宋体" w:hint="eastAsia"/>
        </w:rPr>
        <w:instrText>的概念</w:instrText>
      </w:r>
      <w:r w:rsidR="00CF1C27">
        <w:instrText>,</w:instrText>
      </w:r>
      <w:r w:rsidR="00CF1C27">
        <w:rPr>
          <w:rFonts w:ascii="宋体" w:eastAsia="宋体" w:hAnsi="宋体" w:cs="宋体" w:hint="eastAsia"/>
        </w:rPr>
        <w:instrText>即植物意象按一定的类群关系所组成的整体</w:instrText>
      </w:r>
      <w:r w:rsidR="00CF1C27">
        <w:instrText>,</w:instrText>
      </w:r>
      <w:r w:rsidR="00CF1C27">
        <w:rPr>
          <w:rFonts w:ascii="宋体" w:eastAsia="宋体" w:hAnsi="宋体" w:cs="宋体" w:hint="eastAsia"/>
        </w:rPr>
        <w:instrText>英文缩写</w:instrText>
      </w:r>
      <w:r w:rsidR="00CF1C27">
        <w:instrText>PIGS (Plant Image Group System)</w:instrText>
      </w:r>
      <w:r w:rsidR="00CF1C27">
        <w:rPr>
          <w:rFonts w:ascii="宋体" w:eastAsia="宋体" w:hAnsi="宋体" w:cs="宋体" w:hint="eastAsia"/>
        </w:rPr>
        <w:instrText>。</w:instrText>
      </w:r>
      <w:r w:rsidR="00CF1C27">
        <w:instrText>2.</w:instrText>
      </w:r>
      <w:r w:rsidR="00CF1C27">
        <w:rPr>
          <w:rFonts w:ascii="宋体" w:eastAsia="宋体" w:hAnsi="宋体" w:cs="宋体" w:hint="eastAsia"/>
        </w:rPr>
        <w:instrText>文章以植物意象含义的溯源为引线</w:instrText>
      </w:r>
      <w:r w:rsidR="00CF1C27">
        <w:instrText>,</w:instrText>
      </w:r>
      <w:r w:rsidR="00CF1C27">
        <w:rPr>
          <w:rFonts w:ascii="宋体" w:eastAsia="宋体" w:hAnsi="宋体" w:cs="宋体" w:hint="eastAsia"/>
        </w:rPr>
        <w:instrText>全面深入地发掘了植物意象生成的物质前提、心理机制</w:instrText>
      </w:r>
      <w:r w:rsidR="00CF1C27">
        <w:instrText>,</w:instrText>
      </w:r>
      <w:r w:rsidR="00CF1C27">
        <w:rPr>
          <w:rFonts w:ascii="宋体" w:eastAsia="宋体" w:hAnsi="宋体" w:cs="宋体" w:hint="eastAsia"/>
        </w:rPr>
        <w:instrText>及影响因素</w:instrText>
      </w:r>
      <w:r w:rsidR="00CF1C27">
        <w:instrText>,</w:instrText>
      </w:r>
      <w:r w:rsidR="00CF1C27">
        <w:rPr>
          <w:rFonts w:ascii="宋体" w:eastAsia="宋体" w:hAnsi="宋体" w:cs="宋体" w:hint="eastAsia"/>
        </w:rPr>
        <w:instrText>并构筑了植物意象生成的典型模式。植物意象的生成是审美客体和审美主体双方共同作用的结果。作为植物意象生成的审美客体的植物所具有的形、色、香、味</w:instrText>
      </w:r>
      <w:r w:rsidR="00CF1C27">
        <w:instrText>,</w:instrText>
      </w:r>
      <w:r w:rsidR="00CF1C27">
        <w:rPr>
          <w:rFonts w:ascii="宋体" w:eastAsia="宋体" w:hAnsi="宋体" w:cs="宋体" w:hint="eastAsia"/>
        </w:rPr>
        <w:instrText>以及生活习性、生态习性、群体状貌和四时应物等自然属性为植物的意象审美提供了广泛的审美性征</w:instrText>
      </w:r>
      <w:r w:rsidR="00CF1C27">
        <w:instrText>,</w:instrText>
      </w:r>
      <w:r w:rsidR="00CF1C27">
        <w:rPr>
          <w:rFonts w:ascii="宋体" w:eastAsia="宋体" w:hAnsi="宋体" w:cs="宋体" w:hint="eastAsia"/>
        </w:rPr>
        <w:instrText>植物的名称、功用和机遇性等社会属性为植物的意象审美提供了巨大的审美潜力</w:instrText>
      </w:r>
      <w:r w:rsidR="00CF1C27">
        <w:instrText>,</w:instrText>
      </w:r>
      <w:r w:rsidR="00CF1C27">
        <w:rPr>
          <w:rFonts w:ascii="宋体" w:eastAsia="宋体" w:hAnsi="宋体" w:cs="宋体" w:hint="eastAsia"/>
        </w:rPr>
        <w:instrText>此</w:instrText>
      </w:r>
      <w:r w:rsidR="00CF1C27">
        <w:instrText>2</w:instrText>
      </w:r>
      <w:r w:rsidR="00CF1C27">
        <w:rPr>
          <w:rFonts w:ascii="宋体" w:eastAsia="宋体" w:hAnsi="宋体" w:cs="宋体" w:hint="eastAsia"/>
        </w:rPr>
        <w:instrText>者为植物意象的生成奠定了丰厚的物质前提。作为植物意象生成的审美主体的人所具备的审美移情、相似律和条件反射的心理机制为植物意象的生成奠定了必要的心理基础。而影响植物意象生成的因素主要来自历史、民族、阶层、宗教</w:instrText>
      </w:r>
      <w:r w:rsidR="00CF1C27">
        <w:instrText>4</w:instrText>
      </w:r>
      <w:r w:rsidR="00CF1C27">
        <w:rPr>
          <w:rFonts w:ascii="宋体" w:eastAsia="宋体" w:hAnsi="宋体" w:cs="宋体" w:hint="eastAsia"/>
        </w:rPr>
        <w:instrText>个方面。</w:instrText>
      </w:r>
      <w:r w:rsidR="00CF1C27">
        <w:instrText>3.</w:instrText>
      </w:r>
      <w:r w:rsidR="00CF1C27">
        <w:rPr>
          <w:rFonts w:ascii="宋体" w:eastAsia="宋体" w:hAnsi="宋体" w:cs="宋体" w:hint="eastAsia"/>
        </w:rPr>
        <w:instrText>文章详细阐明了植物意象的作用与价值</w:instrText>
      </w:r>
      <w:r w:rsidR="00CF1C27">
        <w:instrText>,</w:instrText>
      </w:r>
      <w:r w:rsidR="00CF1C27">
        <w:rPr>
          <w:rFonts w:ascii="宋体" w:eastAsia="宋体" w:hAnsi="宋体" w:cs="宋体" w:hint="eastAsia"/>
        </w:rPr>
        <w:instrText>进而强调了植物意象的园林意义。植物意象具有丰富美感的审美作用、沟通交流的语言作用、提升素养的化育功能和抚慰心灵的疗养功能</w:instrText>
      </w:r>
      <w:r w:rsidR="00CF1C27">
        <w:instrText>,</w:instrText>
      </w:r>
      <w:r w:rsidR="00CF1C27">
        <w:rPr>
          <w:rFonts w:ascii="宋体" w:eastAsia="宋体" w:hAnsi="宋体" w:cs="宋体" w:hint="eastAsia"/>
        </w:rPr>
        <w:instrText>能够促进社会的和谐发展与经济的繁荣。植物意象在园林领域占据特殊的地位</w:instrText>
      </w:r>
      <w:r w:rsidR="00CF1C27">
        <w:instrText>,</w:instrText>
      </w:r>
      <w:r w:rsidR="00CF1C27">
        <w:rPr>
          <w:rFonts w:ascii="宋体" w:eastAsia="宋体" w:hAnsi="宋体" w:cs="宋体" w:hint="eastAsia"/>
        </w:rPr>
        <w:instrText>分别作为意境的构成基素、艺术的基本符号、市场的活跃商品</w:instrText>
      </w:r>
      <w:r w:rsidR="00CF1C27">
        <w:instrText>,</w:instrText>
      </w:r>
      <w:r w:rsidR="00CF1C27">
        <w:rPr>
          <w:rFonts w:ascii="宋体" w:eastAsia="宋体" w:hAnsi="宋体" w:cs="宋体" w:hint="eastAsia"/>
        </w:rPr>
        <w:instrText>以及植物的重要类群</w:instrText>
      </w:r>
      <w:r w:rsidR="00CF1C27">
        <w:instrText>,</w:instrText>
      </w:r>
      <w:r w:rsidR="00CF1C27">
        <w:rPr>
          <w:rFonts w:ascii="宋体" w:eastAsia="宋体" w:hAnsi="宋体" w:cs="宋体" w:hint="eastAsia"/>
        </w:rPr>
        <w:instrText>彰显其重要的园林价值。植物意象研究是继承和发扬我国传统园林艺术、插花艺术和盆景艺术的关键环节</w:instrText>
      </w:r>
      <w:r w:rsidR="00CF1C27">
        <w:instrText>,</w:instrText>
      </w:r>
      <w:r w:rsidR="00CF1C27">
        <w:rPr>
          <w:rFonts w:ascii="宋体" w:eastAsia="宋体" w:hAnsi="宋体" w:cs="宋体" w:hint="eastAsia"/>
        </w:rPr>
        <w:instrText>也是提高和增强植物类艺术设计及创作水平和实力的必要环节</w:instrText>
      </w:r>
      <w:r w:rsidR="00CF1C27">
        <w:instrText>,</w:instrText>
      </w:r>
      <w:r w:rsidR="00CF1C27">
        <w:rPr>
          <w:rFonts w:ascii="宋体" w:eastAsia="宋体" w:hAnsi="宋体" w:cs="宋体" w:hint="eastAsia"/>
        </w:rPr>
        <w:instrText>还可服务于园林植物的育种工作</w:instrText>
      </w:r>
      <w:r w:rsidR="00CF1C27">
        <w:instrText>,</w:instrText>
      </w:r>
      <w:r w:rsidR="00CF1C27">
        <w:rPr>
          <w:rFonts w:ascii="宋体" w:eastAsia="宋体" w:hAnsi="宋体" w:cs="宋体" w:hint="eastAsia"/>
        </w:rPr>
        <w:instrText>完善园林植物的教学</w:instrText>
      </w:r>
      <w:r w:rsidR="00CF1C27">
        <w:instrText>,</w:instrText>
      </w:r>
      <w:r w:rsidR="00CF1C27">
        <w:rPr>
          <w:rFonts w:ascii="宋体" w:eastAsia="宋体" w:hAnsi="宋体" w:cs="宋体" w:hint="eastAsia"/>
        </w:rPr>
        <w:instrText>指导园林植物的应用。因此</w:instrText>
      </w:r>
      <w:r w:rsidR="00CF1C27">
        <w:instrText>,</w:instrText>
      </w:r>
      <w:r w:rsidR="00CF1C27">
        <w:rPr>
          <w:rFonts w:ascii="宋体" w:eastAsia="宋体" w:hAnsi="宋体" w:cs="宋体" w:hint="eastAsia"/>
        </w:rPr>
        <w:instrText>植物意象的研究对园林学科的未来发展意义深远。本文针对国内植物意象理论研究的薄弱环节</w:instrText>
      </w:r>
      <w:r w:rsidR="00CF1C27">
        <w:instrText>,</w:instrText>
      </w:r>
      <w:r w:rsidR="00CF1C27">
        <w:rPr>
          <w:rFonts w:ascii="宋体" w:eastAsia="宋体" w:hAnsi="宋体" w:cs="宋体" w:hint="eastAsia"/>
        </w:rPr>
        <w:instrText>从概念、特点、类别、生成、作用与价值</w:instrText>
      </w:r>
      <w:r w:rsidR="00CF1C27">
        <w:instrText>6</w:instrText>
      </w:r>
      <w:r w:rsidR="00CF1C27">
        <w:rPr>
          <w:rFonts w:ascii="宋体" w:eastAsia="宋体" w:hAnsi="宋体" w:cs="宋体" w:hint="eastAsia"/>
        </w:rPr>
        <w:instrText>个方面</w:instrText>
      </w:r>
      <w:r w:rsidR="00CF1C27">
        <w:instrText>,</w:instrText>
      </w:r>
      <w:r w:rsidR="00CF1C27">
        <w:rPr>
          <w:rFonts w:ascii="宋体" w:eastAsia="宋体" w:hAnsi="宋体" w:cs="宋体" w:hint="eastAsia"/>
        </w:rPr>
        <w:instrText>首次对植物意象进行了系统深入的研究</w:instrText>
      </w:r>
      <w:r w:rsidR="00CF1C27">
        <w:instrText>,</w:instrText>
      </w:r>
      <w:r w:rsidR="00CF1C27">
        <w:rPr>
          <w:rFonts w:ascii="宋体" w:eastAsia="宋体" w:hAnsi="宋体" w:cs="宋体" w:hint="eastAsia"/>
        </w:rPr>
        <w:instrText>基本</w:instrText>
      </w:r>
      <w:r w:rsidR="00CF1C27">
        <w:instrText>...","event-place":"</w:instrText>
      </w:r>
      <w:r w:rsidR="00CF1C27">
        <w:rPr>
          <w:rFonts w:ascii="宋体" w:eastAsia="宋体" w:hAnsi="宋体" w:cs="宋体" w:hint="eastAsia"/>
        </w:rPr>
        <w:instrText>哈尔滨</w:instrText>
      </w:r>
      <w:r w:rsidR="00CF1C27">
        <w:instrText>","genre":"</w:instrText>
      </w:r>
      <w:r w:rsidR="00CF1C27">
        <w:rPr>
          <w:rFonts w:ascii="宋体" w:eastAsia="宋体" w:hAnsi="宋体" w:cs="宋体" w:hint="eastAsia"/>
        </w:rPr>
        <w:instrText>博士学位论文</w:instrText>
      </w:r>
      <w:r w:rsidR="00CF1C27">
        <w:instrText xml:space="preserve">","language":"zh","note":"major: </w:instrText>
      </w:r>
      <w:r w:rsidR="00CF1C27">
        <w:rPr>
          <w:rFonts w:ascii="宋体" w:eastAsia="宋体" w:hAnsi="宋体" w:cs="宋体" w:hint="eastAsia"/>
        </w:rPr>
        <w:instrText>园林植物与观赏园艺</w:instrText>
      </w:r>
      <w:r w:rsidR="00CF1C27">
        <w:instrText xml:space="preserve">\ndownload: 12388\nalbum: </w:instrText>
      </w:r>
      <w:r w:rsidR="00CF1C27">
        <w:rPr>
          <w:rFonts w:ascii="宋体" w:eastAsia="宋体" w:hAnsi="宋体" w:cs="宋体" w:hint="eastAsia"/>
        </w:rPr>
        <w:instrText>农业科技</w:instrText>
      </w:r>
      <w:r w:rsidR="00CF1C27">
        <w:instrText>\nCLC: S688\ndbcode: CDFD\ndbname: CDFD1214\nfilename: 1012442833.nh","number-of-pages":"147","publisher":"</w:instrText>
      </w:r>
      <w:r w:rsidR="00CF1C27">
        <w:rPr>
          <w:rFonts w:ascii="宋体" w:eastAsia="宋体" w:hAnsi="宋体" w:cs="宋体" w:hint="eastAsia"/>
        </w:rPr>
        <w:instrText>东北林业大学</w:instrText>
      </w:r>
      <w:r w:rsidR="00CF1C27">
        <w:instrText>","publisher-place":"</w:instrText>
      </w:r>
      <w:r w:rsidR="00CF1C27">
        <w:rPr>
          <w:rFonts w:ascii="宋体" w:eastAsia="宋体" w:hAnsi="宋体" w:cs="宋体" w:hint="eastAsia"/>
        </w:rPr>
        <w:instrText>哈尔滨</w:instrText>
      </w:r>
      <w:r w:rsidR="00CF1C27">
        <w:instrText>","source":"CNKI","title":"</w:instrText>
      </w:r>
      <w:r w:rsidR="00CF1C27">
        <w:rPr>
          <w:rFonts w:ascii="宋体" w:eastAsia="宋体" w:hAnsi="宋体" w:cs="宋体" w:hint="eastAsia"/>
        </w:rPr>
        <w:instrText>植物意象研究</w:instrText>
      </w:r>
      <w:r w:rsidR="00CF1C27">
        <w:instrText>","URL":"https://kns.cnki.net/KCMS/detail/detail.aspx?dbcode=CDFD&amp;dbname=CDFD1214&amp;filename=1012442833.nh","author":[{"literal":"</w:instrText>
      </w:r>
      <w:r w:rsidR="00CF1C27">
        <w:rPr>
          <w:rFonts w:ascii="宋体" w:eastAsia="宋体" w:hAnsi="宋体" w:cs="宋体" w:hint="eastAsia"/>
        </w:rPr>
        <w:instrText>贾军</w:instrText>
      </w:r>
      <w:r w:rsidR="00CF1C27">
        <w:instrText>"}],"contributor":[{"literal":"</w:instrText>
      </w:r>
      <w:r w:rsidR="00CF1C27">
        <w:rPr>
          <w:rFonts w:ascii="宋体" w:eastAsia="宋体" w:hAnsi="宋体" w:cs="宋体" w:hint="eastAsia"/>
        </w:rPr>
        <w:instrText>卓丽环</w:instrText>
      </w:r>
      <w:r w:rsidR="00CF1C27">
        <w:instrText xml:space="preserve">"}],"accessed":{"date-parts":[["2024",12,21]]},"issued":{"date-parts":[["2011"]]},"citation-key":"JiaJunZhiWuYiXiangYanJiu2011"}}],"schema":"https://github.com/citation-style-language/schema/raw/master/csl-citation.json"} </w:instrText>
      </w:r>
      <w:r w:rsidR="004D1D31">
        <w:fldChar w:fldCharType="separate"/>
      </w:r>
      <w:r w:rsidR="00CF1C27" w:rsidRPr="00CF1C27">
        <w:t xml:space="preserve">(Dietz, 2022; </w:t>
      </w:r>
      <w:r w:rsidR="00CF1C27" w:rsidRPr="005438B3">
        <w:rPr>
          <w:highlight w:val="green"/>
        </w:rPr>
        <w:t>贾军</w:t>
      </w:r>
      <w:r w:rsidR="00CF1C27" w:rsidRPr="005438B3">
        <w:rPr>
          <w:highlight w:val="green"/>
        </w:rPr>
        <w:t>, 2011</w:t>
      </w:r>
      <w:r w:rsidR="00CF1C27" w:rsidRPr="00CF1C27">
        <w:t>)</w:t>
      </w:r>
      <w:r w:rsidR="004D1D31">
        <w:fldChar w:fldCharType="end"/>
      </w:r>
      <w:r w:rsidRPr="00277B66">
        <w:t>; second, the psychological effects induced by color combinations. Extensive research has demonstrated that different color palettes can evoke specific emotions and exert a significant influence on cognition and decision-making. The interplay of these two factors renders a floral gift not merely a materialized commodity but a medium that carries emotional information and social significance.</w:t>
      </w:r>
    </w:p>
    <w:p w14:paraId="445CC1D0" w14:textId="042AD254" w:rsidR="00277B66" w:rsidRPr="00277B66" w:rsidRDefault="00277B66" w:rsidP="00F449DE">
      <w:pPr>
        <w:pStyle w:val="Para"/>
      </w:pPr>
      <w:r w:rsidRPr="00277B66">
        <w:t>Based on these considerations, this study selects floral gifts as its research object: on the one hand, it represents a quintessential scenario within consumer product design that is most heavily reliant on emotional resonance; on the other hand, its high sensitivity to color-emotion alignment makes it an ideal case for validating whether generative design can achieve emotional alignment. This provides a clear context and experimental foundation for the subsequent research objectives and research questions.</w:t>
      </w:r>
    </w:p>
    <w:p w14:paraId="70B85CB2" w14:textId="60D5C3C7" w:rsidR="00EE28EA" w:rsidRDefault="001A37B4" w:rsidP="00F449DE">
      <w:pPr>
        <w:pStyle w:val="Head2"/>
        <w:rPr>
          <w:rFonts w:eastAsiaTheme="minorEastAsia"/>
          <w:lang w:eastAsia="zh-CN"/>
        </w:rPr>
      </w:pPr>
      <w:r w:rsidRPr="001A37B4">
        <w:rPr>
          <w:rFonts w:eastAsiaTheme="minorEastAsia"/>
          <w:lang w:eastAsia="zh-CN"/>
        </w:rPr>
        <w:t>R</w:t>
      </w:r>
      <w:r w:rsidR="00277B66" w:rsidRPr="00277B66">
        <w:rPr>
          <w:rFonts w:eastAsiaTheme="minorEastAsia"/>
          <w:lang w:eastAsia="zh-CN"/>
        </w:rPr>
        <w:t>esearch Study Overview and Hypotheses</w:t>
      </w:r>
    </w:p>
    <w:p w14:paraId="1AA426B2" w14:textId="75C6DDE2" w:rsidR="00832FF0" w:rsidRDefault="00832FF0" w:rsidP="00F449DE">
      <w:pPr>
        <w:pStyle w:val="Para"/>
        <w:rPr>
          <w:rFonts w:ascii="宋体" w:eastAsia="宋体" w:hAnsi="宋体" w:cs="宋体" w:hint="eastAsia"/>
          <w:lang w:eastAsia="zh-CN"/>
        </w:rPr>
      </w:pPr>
      <w:r>
        <w:t xml:space="preserve">This study aims to construct an integrative framework that connects color features in design, user-perceived emotional fit, and the final behavioral outcome (i.e., adoption intention). Extant literature and practice indicate that the success of a design depends not merely on its aesthetic appearance, but more critically on whether its visual elements can accurately convey and evoke the intended emotions. When a design achieves consistency with user needs on an emotional level, its perceived appeal and the user's adoption intention are significantly enhanced. </w:t>
      </w:r>
      <w:r>
        <w:lastRenderedPageBreak/>
        <w:t xml:space="preserve">Therefore, the objective of this study is to explore a controllable generation method for context-sensitive visual </w:t>
      </w:r>
      <w:r w:rsidRPr="00D97A09">
        <w:t>design of consumer products, validated by user behavior, to address the shortcomings of current generative AI in achieving emotional alignment.</w:t>
      </w:r>
      <w:r w:rsidR="004D1D31" w:rsidRPr="00D97A09">
        <w:rPr>
          <w:rFonts w:hint="eastAsia"/>
        </w:rPr>
        <w:t xml:space="preserve"> </w:t>
      </w:r>
      <w:r w:rsidR="00D97A09" w:rsidRPr="00D97A09">
        <w:t>Accordingly, this study is expected to make the following contributions:</w:t>
      </w:r>
    </w:p>
    <w:p w14:paraId="2430BB3D" w14:textId="655083E9" w:rsidR="00D97A09" w:rsidRPr="004B6729" w:rsidRDefault="00D97A09" w:rsidP="004B6729">
      <w:pPr>
        <w:pStyle w:val="a"/>
      </w:pPr>
      <w:r w:rsidRPr="004B6729">
        <w:t>Theoretical contribution: Develop an integrative framework that connects color features, emotional fit, design appeal, and adoption intention, enriching the understanding of the “emotion–aesthetics–behavior” pathway in consumer design contexts.</w:t>
      </w:r>
    </w:p>
    <w:p w14:paraId="1DCB194A" w14:textId="2E64500B" w:rsidR="00D97A09" w:rsidRPr="004B6729" w:rsidRDefault="00D97A09" w:rsidP="004B6729">
      <w:pPr>
        <w:pStyle w:val="a"/>
      </w:pPr>
      <w:r w:rsidRPr="004B6729">
        <w:t>Empirical contribution: Establish a human baseline for color–emotion mapping and provide comparative evidence on the biases and deficiencies of AIGC-generated designs.</w:t>
      </w:r>
    </w:p>
    <w:p w14:paraId="7864558E" w14:textId="0EA15C14" w:rsidR="00D97A09" w:rsidRPr="004B6729" w:rsidRDefault="00D97A09" w:rsidP="004B6729">
      <w:pPr>
        <w:pStyle w:val="a"/>
      </w:pPr>
      <w:r w:rsidRPr="004B6729">
        <w:t>Methodological contribution: Propose a user-centered approach to evaluating emotional alignment in design outputs, linking perceptual and behavioral measures.</w:t>
      </w:r>
    </w:p>
    <w:p w14:paraId="4DFE0E40" w14:textId="533C67FD" w:rsidR="00D97A09" w:rsidRPr="004B6729" w:rsidRDefault="00D97A09" w:rsidP="004B6729">
      <w:pPr>
        <w:pStyle w:val="a"/>
      </w:pPr>
      <w:r w:rsidRPr="004B6729">
        <w:t>Practical contribution: Offer actionable suggestions for researchers and system developers, particularly regarding the incorporation of emotion-informed asset libraries and generation strategies into retrieval–generation pipelines for GenAI-driven customized design.</w:t>
      </w:r>
    </w:p>
    <w:p w14:paraId="48CEA760" w14:textId="5E07EB01" w:rsidR="00832FF0" w:rsidRDefault="00B32AFB" w:rsidP="00F449DE">
      <w:pPr>
        <w:pStyle w:val="Para"/>
        <w:rPr>
          <w:lang w:eastAsia="zh-CN"/>
        </w:rPr>
      </w:pPr>
      <w:r w:rsidRPr="00B32AFB">
        <w:rPr>
          <w:rFonts w:hint="eastAsia"/>
        </w:rPr>
        <w:t xml:space="preserve">Building on the research gaps identified above, this thesis addresses a set of research questions that move from a fundamental investigation of </w:t>
      </w:r>
      <w:proofErr w:type="spellStart"/>
      <w:r w:rsidRPr="00B32AFB">
        <w:rPr>
          <w:rFonts w:hint="eastAsia"/>
        </w:rPr>
        <w:t>colour</w:t>
      </w:r>
      <w:proofErr w:type="spellEnd"/>
      <w:r w:rsidRPr="00B32AFB">
        <w:rPr>
          <w:rFonts w:hint="eastAsia"/>
        </w:rPr>
        <w:t>–</w:t>
      </w:r>
      <w:r w:rsidRPr="00B32AFB">
        <w:rPr>
          <w:rFonts w:hint="eastAsia"/>
        </w:rPr>
        <w:t>emotion relations to their application and validation in GenAI-supported design. As shown in</w:t>
      </w:r>
      <w:r>
        <w:rPr>
          <w:rFonts w:eastAsiaTheme="minorEastAsia" w:hint="eastAsia"/>
          <w:lang w:eastAsia="zh-CN"/>
        </w:rPr>
        <w:t xml:space="preserve"> </w:t>
      </w:r>
      <w:r>
        <w:fldChar w:fldCharType="begin"/>
      </w:r>
      <w:r>
        <w:instrText xml:space="preserve"> </w:instrText>
      </w:r>
      <w:r>
        <w:rPr>
          <w:rFonts w:hint="eastAsia"/>
        </w:rPr>
        <w:instrText>REF _Ref208864459 \h</w:instrText>
      </w:r>
      <w:r>
        <w:instrText xml:space="preserve"> </w:instrText>
      </w:r>
      <w:r>
        <w:fldChar w:fldCharType="separate"/>
      </w:r>
      <w:r w:rsidRPr="004B6729">
        <w:t xml:space="preserve">Figure </w:t>
      </w:r>
      <w:r>
        <w:rPr>
          <w:noProof/>
        </w:rPr>
        <w:t>2</w:t>
      </w:r>
      <w:r>
        <w:fldChar w:fldCharType="end"/>
      </w:r>
      <w:r w:rsidRPr="00B32AFB">
        <w:rPr>
          <w:rFonts w:hint="eastAsia"/>
        </w:rPr>
        <w:t xml:space="preserve">, the research is </w:t>
      </w:r>
      <w:proofErr w:type="spellStart"/>
      <w:r w:rsidRPr="00B32AFB">
        <w:rPr>
          <w:rFonts w:hint="eastAsia"/>
        </w:rPr>
        <w:t>organised</w:t>
      </w:r>
      <w:proofErr w:type="spellEnd"/>
      <w:r w:rsidRPr="00B32AFB">
        <w:rPr>
          <w:rFonts w:hint="eastAsia"/>
        </w:rPr>
        <w:t xml:space="preserve"> into three progressive levels</w:t>
      </w:r>
      <w:r w:rsidR="00832FF0">
        <w:t>:</w:t>
      </w:r>
    </w:p>
    <w:p w14:paraId="5DDF04E9" w14:textId="77777777" w:rsidR="005E023F" w:rsidRDefault="00B32AFB" w:rsidP="005E023F">
      <w:pPr>
        <w:pStyle w:val="af0"/>
        <w:rPr>
          <w:rFonts w:eastAsiaTheme="minorEastAsia"/>
          <w:lang w:eastAsia="zh-CN"/>
        </w:rPr>
      </w:pPr>
      <w:r>
        <w:rPr>
          <w:rFonts w:hint="eastAsia"/>
          <w:lang w:eastAsia="zh-CN"/>
        </w:rPr>
        <w:t xml:space="preserve">RQ1: In a </w:t>
      </w:r>
      <w:proofErr w:type="spellStart"/>
      <w:r>
        <w:rPr>
          <w:rFonts w:hint="eastAsia"/>
          <w:lang w:eastAsia="zh-CN"/>
        </w:rPr>
        <w:t>contextualised</w:t>
      </w:r>
      <w:proofErr w:type="spellEnd"/>
      <w:r>
        <w:rPr>
          <w:rFonts w:hint="eastAsia"/>
          <w:lang w:eastAsia="zh-CN"/>
        </w:rPr>
        <w:t xml:space="preserve"> floral gift design scenario, how do </w:t>
      </w:r>
      <w:proofErr w:type="spellStart"/>
      <w:r>
        <w:rPr>
          <w:rFonts w:hint="eastAsia"/>
          <w:lang w:eastAsia="zh-CN"/>
        </w:rPr>
        <w:t>colour</w:t>
      </w:r>
      <w:proofErr w:type="spellEnd"/>
      <w:r>
        <w:rPr>
          <w:rFonts w:hint="eastAsia"/>
          <w:lang w:eastAsia="zh-CN"/>
        </w:rPr>
        <w:t>-related features influence users</w:t>
      </w:r>
      <w:r>
        <w:rPr>
          <w:rFonts w:hint="eastAsia"/>
          <w:lang w:eastAsia="zh-CN"/>
        </w:rPr>
        <w:t>’</w:t>
      </w:r>
      <w:r>
        <w:rPr>
          <w:rFonts w:hint="eastAsia"/>
          <w:lang w:eastAsia="zh-CN"/>
        </w:rPr>
        <w:t xml:space="preserve"> perceived emotional fit?</w:t>
      </w:r>
    </w:p>
    <w:p w14:paraId="1A47C2C5" w14:textId="4FCC35A3" w:rsidR="00B32AFB" w:rsidRPr="005E023F" w:rsidRDefault="005E023F" w:rsidP="005E023F">
      <w:pPr>
        <w:pStyle w:val="af0"/>
        <w:rPr>
          <w:rFonts w:eastAsiaTheme="minorEastAsia"/>
          <w:lang w:eastAsia="zh-CN"/>
        </w:rPr>
      </w:pPr>
      <w:r w:rsidRPr="005E023F">
        <w:rPr>
          <w:rFonts w:eastAsiaTheme="minorEastAsia" w:hint="eastAsia"/>
          <w:lang w:eastAsia="zh-CN"/>
        </w:rPr>
        <w:t xml:space="preserve">(To address the fundamental question of whether </w:t>
      </w:r>
      <w:proofErr w:type="spellStart"/>
      <w:r w:rsidRPr="005E023F">
        <w:rPr>
          <w:rFonts w:eastAsiaTheme="minorEastAsia" w:hint="eastAsia"/>
          <w:lang w:eastAsia="zh-CN"/>
        </w:rPr>
        <w:t>colour</w:t>
      </w:r>
      <w:proofErr w:type="spellEnd"/>
      <w:r w:rsidRPr="005E023F">
        <w:rPr>
          <w:rFonts w:eastAsiaTheme="minorEastAsia" w:hint="eastAsia"/>
          <w:lang w:eastAsia="zh-CN"/>
        </w:rPr>
        <w:t xml:space="preserve"> can serve as a stable, controllable carrier of intended emotion in consumer-oriented design. It focuses on identifying which </w:t>
      </w:r>
      <w:proofErr w:type="spellStart"/>
      <w:r w:rsidRPr="005E023F">
        <w:rPr>
          <w:rFonts w:eastAsiaTheme="minorEastAsia" w:hint="eastAsia"/>
          <w:lang w:eastAsia="zh-CN"/>
        </w:rPr>
        <w:t>colour</w:t>
      </w:r>
      <w:proofErr w:type="spellEnd"/>
      <w:r w:rsidRPr="005E023F">
        <w:rPr>
          <w:rFonts w:eastAsiaTheme="minorEastAsia" w:hint="eastAsia"/>
          <w:lang w:eastAsia="zh-CN"/>
        </w:rPr>
        <w:t xml:space="preserve"> attributes and palette structures are associated with higher emotional alignment under different gifting contexts.)</w:t>
      </w:r>
    </w:p>
    <w:p w14:paraId="4E07AD92" w14:textId="77777777" w:rsidR="00B32AFB" w:rsidRDefault="00B32AFB" w:rsidP="00B32AFB">
      <w:pPr>
        <w:pStyle w:val="af0"/>
        <w:rPr>
          <w:lang w:eastAsia="zh-CN"/>
        </w:rPr>
      </w:pPr>
      <w:r>
        <w:rPr>
          <w:rFonts w:hint="eastAsia"/>
          <w:lang w:eastAsia="zh-CN"/>
        </w:rPr>
        <w:t>RQ1</w:t>
      </w:r>
      <w:r>
        <w:rPr>
          <w:rFonts w:ascii="宋体" w:eastAsia="宋体" w:hAnsi="宋体" w:cs="宋体" w:hint="eastAsia"/>
          <w:lang w:eastAsia="zh-CN"/>
        </w:rPr>
        <w:t>：</w:t>
      </w:r>
      <w:r>
        <w:rPr>
          <w:rFonts w:hint="eastAsia"/>
          <w:lang w:eastAsia="zh-CN"/>
        </w:rPr>
        <w:t xml:space="preserve"> </w:t>
      </w:r>
      <w:r>
        <w:rPr>
          <w:rFonts w:ascii="宋体" w:eastAsia="宋体" w:hAnsi="宋体" w:cs="宋体" w:hint="eastAsia"/>
          <w:lang w:eastAsia="zh-CN"/>
        </w:rPr>
        <w:t>在具体语境化的花礼设计情境中，颜色相关特征如何影响用户感知到的情绪契合？</w:t>
      </w:r>
    </w:p>
    <w:p w14:paraId="179AA81D" w14:textId="77777777" w:rsidR="00B32AFB" w:rsidRDefault="00B32AFB" w:rsidP="00B32AFB">
      <w:pPr>
        <w:pStyle w:val="af0"/>
        <w:rPr>
          <w:lang w:eastAsia="zh-CN"/>
        </w:rPr>
      </w:pPr>
    </w:p>
    <w:p w14:paraId="23300D7F" w14:textId="77777777" w:rsidR="00B32AFB" w:rsidRDefault="00B32AFB" w:rsidP="00B32AFB">
      <w:pPr>
        <w:pStyle w:val="af0"/>
        <w:rPr>
          <w:rFonts w:eastAsiaTheme="minorEastAsia"/>
          <w:lang w:eastAsia="zh-CN"/>
        </w:rPr>
      </w:pPr>
      <w:r>
        <w:rPr>
          <w:rFonts w:hint="eastAsia"/>
          <w:lang w:eastAsia="zh-CN"/>
        </w:rPr>
        <w:t>RQ2: How does perceived emotional fit relate to downstream user responses, particularly design appeal and adoption intention?</w:t>
      </w:r>
    </w:p>
    <w:p w14:paraId="71DB528A" w14:textId="0752147F" w:rsidR="005E023F" w:rsidRPr="005E023F" w:rsidRDefault="005E023F" w:rsidP="00B32AFB">
      <w:pPr>
        <w:pStyle w:val="af0"/>
        <w:rPr>
          <w:rFonts w:eastAsiaTheme="minorEastAsia"/>
          <w:lang w:eastAsia="zh-CN"/>
        </w:rPr>
      </w:pPr>
      <w:r w:rsidRPr="005E023F">
        <w:rPr>
          <w:rFonts w:eastAsiaTheme="minorEastAsia" w:hint="eastAsia"/>
          <w:lang w:eastAsia="zh-CN"/>
        </w:rPr>
        <w:t xml:space="preserve">(To examine the mechanism through which emotion alignment shapes </w:t>
      </w:r>
      <w:proofErr w:type="spellStart"/>
      <w:r w:rsidRPr="005E023F">
        <w:rPr>
          <w:rFonts w:eastAsiaTheme="minorEastAsia" w:hint="eastAsia"/>
          <w:lang w:eastAsia="zh-CN"/>
        </w:rPr>
        <w:t>behavioural</w:t>
      </w:r>
      <w:proofErr w:type="spellEnd"/>
      <w:r w:rsidRPr="005E023F">
        <w:rPr>
          <w:rFonts w:eastAsiaTheme="minorEastAsia" w:hint="eastAsia"/>
          <w:lang w:eastAsia="zh-CN"/>
        </w:rPr>
        <w:t xml:space="preserve"> outcomes. Specifically, it asks whether emotional fit directly contributes to adoption intention and whether this relationship is mediated by users</w:t>
      </w:r>
      <w:r w:rsidRPr="005E023F">
        <w:rPr>
          <w:rFonts w:eastAsiaTheme="minorEastAsia" w:hint="eastAsia"/>
          <w:lang w:eastAsia="zh-CN"/>
        </w:rPr>
        <w:t>’</w:t>
      </w:r>
      <w:r w:rsidRPr="005E023F">
        <w:rPr>
          <w:rFonts w:eastAsiaTheme="minorEastAsia" w:hint="eastAsia"/>
          <w:lang w:eastAsia="zh-CN"/>
        </w:rPr>
        <w:t xml:space="preserve"> aesthetic evaluation of the design.)</w:t>
      </w:r>
    </w:p>
    <w:p w14:paraId="05827404" w14:textId="77777777" w:rsidR="00B32AFB" w:rsidRDefault="00B32AFB" w:rsidP="00B32AFB">
      <w:pPr>
        <w:pStyle w:val="af0"/>
        <w:rPr>
          <w:lang w:eastAsia="zh-CN"/>
        </w:rPr>
      </w:pPr>
      <w:r>
        <w:rPr>
          <w:rFonts w:hint="eastAsia"/>
          <w:lang w:eastAsia="zh-CN"/>
        </w:rPr>
        <w:t>RQ2</w:t>
      </w:r>
      <w:r>
        <w:rPr>
          <w:rFonts w:ascii="宋体" w:eastAsia="宋体" w:hAnsi="宋体" w:cs="宋体" w:hint="eastAsia"/>
          <w:lang w:eastAsia="zh-CN"/>
        </w:rPr>
        <w:t>：</w:t>
      </w:r>
      <w:r>
        <w:rPr>
          <w:rFonts w:hint="eastAsia"/>
          <w:lang w:eastAsia="zh-CN"/>
        </w:rPr>
        <w:t xml:space="preserve"> </w:t>
      </w:r>
      <w:r>
        <w:rPr>
          <w:rFonts w:ascii="宋体" w:eastAsia="宋体" w:hAnsi="宋体" w:cs="宋体" w:hint="eastAsia"/>
          <w:lang w:eastAsia="zh-CN"/>
        </w:rPr>
        <w:t>感知到的情绪契合如何与后续的用户反应相关，尤其是设计吸引力与采纳意愿？</w:t>
      </w:r>
    </w:p>
    <w:p w14:paraId="78A97DBD" w14:textId="77777777" w:rsidR="00B32AFB" w:rsidRDefault="00B32AFB" w:rsidP="00B32AFB">
      <w:pPr>
        <w:pStyle w:val="af0"/>
        <w:rPr>
          <w:lang w:eastAsia="zh-CN"/>
        </w:rPr>
      </w:pPr>
    </w:p>
    <w:p w14:paraId="1949B605" w14:textId="77777777" w:rsidR="00B32AFB" w:rsidRDefault="00B32AFB" w:rsidP="00B32AFB">
      <w:pPr>
        <w:pStyle w:val="af0"/>
        <w:rPr>
          <w:rFonts w:eastAsiaTheme="minorEastAsia"/>
          <w:lang w:eastAsia="zh-CN"/>
        </w:rPr>
      </w:pPr>
      <w:r>
        <w:rPr>
          <w:rFonts w:hint="eastAsia"/>
          <w:lang w:eastAsia="zh-CN"/>
        </w:rPr>
        <w:t xml:space="preserve">RQ3: To what extent can these </w:t>
      </w:r>
      <w:proofErr w:type="spellStart"/>
      <w:r>
        <w:rPr>
          <w:rFonts w:hint="eastAsia"/>
          <w:lang w:eastAsia="zh-CN"/>
        </w:rPr>
        <w:t>colour</w:t>
      </w:r>
      <w:proofErr w:type="spellEnd"/>
      <w:r>
        <w:rPr>
          <w:rFonts w:hint="eastAsia"/>
          <w:lang w:eastAsia="zh-CN"/>
        </w:rPr>
        <w:t>–</w:t>
      </w:r>
      <w:r>
        <w:rPr>
          <w:rFonts w:hint="eastAsia"/>
          <w:lang w:eastAsia="zh-CN"/>
        </w:rPr>
        <w:t>emotion relationships be applied to the evaluation and improvement of GenAI-generated design outputs, in comparison with human-created designs?</w:t>
      </w:r>
    </w:p>
    <w:p w14:paraId="74F0BA63" w14:textId="52158D03" w:rsidR="005E023F" w:rsidRPr="005E023F" w:rsidRDefault="005E023F" w:rsidP="00B32AFB">
      <w:pPr>
        <w:pStyle w:val="af0"/>
        <w:rPr>
          <w:rFonts w:eastAsiaTheme="minorEastAsia"/>
          <w:lang w:eastAsia="zh-CN"/>
        </w:rPr>
      </w:pPr>
      <w:r w:rsidRPr="005E023F">
        <w:rPr>
          <w:rFonts w:eastAsiaTheme="minorEastAsia"/>
          <w:lang w:eastAsia="zh-CN"/>
        </w:rPr>
        <w:t>(To extend the fundamental and mechanistic findings into an application-oriented setting. It investigates whether the established human baseline can reveal systematic biases or deficiencies in AIGC-generated designs, and whether such evidence can support more controllable and emotionally aligned generative design strategies.)</w:t>
      </w:r>
    </w:p>
    <w:p w14:paraId="5B2C8F0F" w14:textId="3BD8A91F" w:rsidR="00D97A09" w:rsidRDefault="00B32AFB" w:rsidP="00B32AFB">
      <w:pPr>
        <w:pStyle w:val="af0"/>
        <w:rPr>
          <w:rFonts w:eastAsiaTheme="minorEastAsia"/>
          <w:lang w:eastAsia="zh-CN"/>
        </w:rPr>
      </w:pPr>
      <w:r>
        <w:rPr>
          <w:rFonts w:hint="eastAsia"/>
          <w:lang w:eastAsia="zh-CN"/>
        </w:rPr>
        <w:t>RQ3</w:t>
      </w:r>
      <w:r>
        <w:rPr>
          <w:rFonts w:ascii="宋体" w:eastAsia="宋体" w:hAnsi="宋体" w:cs="宋体" w:hint="eastAsia"/>
          <w:lang w:eastAsia="zh-CN"/>
        </w:rPr>
        <w:t>：</w:t>
      </w:r>
      <w:r>
        <w:rPr>
          <w:rFonts w:hint="eastAsia"/>
          <w:lang w:eastAsia="zh-CN"/>
        </w:rPr>
        <w:t xml:space="preserve"> </w:t>
      </w:r>
      <w:r>
        <w:rPr>
          <w:rFonts w:ascii="宋体" w:eastAsia="宋体" w:hAnsi="宋体" w:cs="宋体" w:hint="eastAsia"/>
          <w:lang w:eastAsia="zh-CN"/>
        </w:rPr>
        <w:t>与人类创作设计相比，这些色彩</w:t>
      </w:r>
      <w:r>
        <w:rPr>
          <w:rFonts w:ascii="Cambria" w:hAnsi="Cambria" w:cs="Cambria"/>
          <w:lang w:eastAsia="zh-CN"/>
        </w:rPr>
        <w:t>—</w:t>
      </w:r>
      <w:r>
        <w:rPr>
          <w:rFonts w:ascii="宋体" w:eastAsia="宋体" w:hAnsi="宋体" w:cs="宋体" w:hint="eastAsia"/>
          <w:lang w:eastAsia="zh-CN"/>
        </w:rPr>
        <w:t>情绪关系在多大程度上可以被应用于</w:t>
      </w:r>
      <w:r>
        <w:rPr>
          <w:rFonts w:hint="eastAsia"/>
          <w:lang w:eastAsia="zh-CN"/>
        </w:rPr>
        <w:t xml:space="preserve"> GenAI </w:t>
      </w:r>
      <w:r>
        <w:rPr>
          <w:rFonts w:ascii="宋体" w:eastAsia="宋体" w:hAnsi="宋体" w:cs="宋体" w:hint="eastAsia"/>
          <w:lang w:eastAsia="zh-CN"/>
        </w:rPr>
        <w:t>生成设计的评估与改进？</w:t>
      </w:r>
    </w:p>
    <w:p w14:paraId="7F7550E7" w14:textId="74F64A06" w:rsidR="004B6729" w:rsidRDefault="004B6729" w:rsidP="005254E8">
      <w:pPr>
        <w:pStyle w:val="Image"/>
      </w:pPr>
    </w:p>
    <w:p w14:paraId="54F3DC27" w14:textId="64BB0295" w:rsidR="00EB260A" w:rsidRPr="004B6729" w:rsidRDefault="004B6729" w:rsidP="004B6729">
      <w:pPr>
        <w:pStyle w:val="aff0"/>
      </w:pPr>
      <w:bookmarkStart w:id="5" w:name="_Ref208864459"/>
      <w:r w:rsidRPr="004B6729">
        <w:t xml:space="preserve">Figure </w:t>
      </w:r>
      <w:fldSimple w:instr=" SEQ Figure \* ARABIC ">
        <w:r w:rsidR="00DA6022">
          <w:rPr>
            <w:noProof/>
          </w:rPr>
          <w:t>2</w:t>
        </w:r>
      </w:fldSimple>
      <w:bookmarkEnd w:id="5"/>
      <w:r w:rsidRPr="004B6729">
        <w:t xml:space="preserve">: </w:t>
      </w:r>
      <w:r w:rsidRPr="004B6729">
        <w:rPr>
          <w:rFonts w:hint="eastAsia"/>
        </w:rPr>
        <w:t>Research Questions</w:t>
      </w:r>
      <w:r w:rsidRPr="004B6729">
        <w:br/>
      </w:r>
      <w:r w:rsidR="00EB260A" w:rsidRPr="004B6729">
        <w:t>The Upstream and Downstream Pathways of Color–Emotion Alignment in Generative Design</w:t>
      </w:r>
    </w:p>
    <w:p w14:paraId="4B95072D" w14:textId="77777777" w:rsidR="00E64DD3" w:rsidRDefault="00E64DD3" w:rsidP="00017864">
      <w:pPr>
        <w:pStyle w:val="Para"/>
        <w:rPr>
          <w:rFonts w:eastAsiaTheme="minorEastAsia"/>
          <w:lang w:eastAsia="zh-CN"/>
        </w:rPr>
      </w:pPr>
      <w:r w:rsidRPr="00E64DD3">
        <w:t xml:space="preserve">Three research questions establish a coherent progression from foundational inquiry to practical validation. RQ1 identifies the upstream relationship between </w:t>
      </w:r>
      <w:proofErr w:type="spellStart"/>
      <w:r w:rsidRPr="00E64DD3">
        <w:t>colour</w:t>
      </w:r>
      <w:proofErr w:type="spellEnd"/>
      <w:r w:rsidRPr="00E64DD3">
        <w:t xml:space="preserve"> and emotional alignment; RQ2 examines the downstream pathway from emotional fit to aesthetic and </w:t>
      </w:r>
      <w:proofErr w:type="spellStart"/>
      <w:r w:rsidRPr="00E64DD3">
        <w:t>behavioural</w:t>
      </w:r>
      <w:proofErr w:type="spellEnd"/>
      <w:r w:rsidRPr="00E64DD3">
        <w:t xml:space="preserve"> responses; and RQ3 applies these findings to the evaluation of GenAI-generated design, linking basic research to real design implementation.</w:t>
      </w:r>
    </w:p>
    <w:p w14:paraId="2A853E1C" w14:textId="6418DBD7" w:rsidR="00017864" w:rsidRDefault="00017864" w:rsidP="00017864">
      <w:pPr>
        <w:pStyle w:val="Para"/>
        <w:rPr>
          <w:rFonts w:eastAsiaTheme="minorEastAsia"/>
          <w:lang w:eastAsia="zh-CN"/>
        </w:rPr>
      </w:pPr>
      <w:r w:rsidRPr="00017864">
        <w:rPr>
          <w:rFonts w:hint="eastAsia"/>
          <w:lang w:eastAsia="zh-CN"/>
        </w:rPr>
        <w:t>Figure 2 illustrates the progressive relationship among these three research questions. Together, they address the missing piece between generative design research and its application in actual consumer-oriented design practice.</w:t>
      </w:r>
    </w:p>
    <w:p w14:paraId="6DDEAB58" w14:textId="77777777" w:rsidR="00017864" w:rsidRPr="00017864" w:rsidRDefault="00017864" w:rsidP="00017864">
      <w:pPr>
        <w:rPr>
          <w:rFonts w:hint="eastAsia"/>
          <w:lang w:eastAsia="zh-CN"/>
        </w:rPr>
      </w:pPr>
    </w:p>
    <w:p w14:paraId="0196D219" w14:textId="609764FF" w:rsidR="00017864" w:rsidRPr="00E64DD3" w:rsidRDefault="00017864" w:rsidP="00017864">
      <w:pPr>
        <w:pStyle w:val="Para"/>
        <w:rPr>
          <w:lang w:eastAsia="zh-CN"/>
        </w:rPr>
      </w:pPr>
      <w:r w:rsidRPr="00017864">
        <w:rPr>
          <w:rFonts w:hint="eastAsia"/>
          <w:lang w:eastAsia="zh-CN"/>
        </w:rPr>
        <w:t>To address the first two research questions, this study further proposes two research hypotheses</w:t>
      </w:r>
      <w:r>
        <w:rPr>
          <w:rFonts w:hint="eastAsia"/>
          <w:lang w:eastAsia="zh-CN"/>
        </w:rPr>
        <w:t>:</w:t>
      </w:r>
    </w:p>
    <w:p w14:paraId="3D114416" w14:textId="247940B3" w:rsidR="00C0221B" w:rsidRPr="00ED40BA" w:rsidRDefault="00C0221B" w:rsidP="00017864">
      <w:pPr>
        <w:pStyle w:val="Para"/>
      </w:pPr>
      <w:r w:rsidRPr="00C0221B">
        <w:rPr>
          <w:rFonts w:hint="eastAsia"/>
        </w:rPr>
        <w:t>H1</w:t>
      </w:r>
      <w:r w:rsidR="003D25B8" w:rsidRPr="003D25B8">
        <w:rPr>
          <w:rFonts w:hint="eastAsia"/>
        </w:rPr>
        <w:t xml:space="preserve">: In a </w:t>
      </w:r>
      <w:proofErr w:type="spellStart"/>
      <w:r w:rsidR="003D25B8" w:rsidRPr="003D25B8">
        <w:rPr>
          <w:rFonts w:hint="eastAsia"/>
        </w:rPr>
        <w:t>contextualised</w:t>
      </w:r>
      <w:proofErr w:type="spellEnd"/>
      <w:r w:rsidR="003D25B8" w:rsidRPr="003D25B8">
        <w:rPr>
          <w:rFonts w:hint="eastAsia"/>
        </w:rPr>
        <w:t xml:space="preserve"> floral gift design scenario, </w:t>
      </w:r>
      <w:proofErr w:type="spellStart"/>
      <w:r w:rsidR="003D25B8" w:rsidRPr="003D25B8">
        <w:rPr>
          <w:rFonts w:hint="eastAsia"/>
        </w:rPr>
        <w:t>colour</w:t>
      </w:r>
      <w:proofErr w:type="spellEnd"/>
      <w:r w:rsidR="003D25B8" w:rsidRPr="003D25B8">
        <w:rPr>
          <w:rFonts w:hint="eastAsia"/>
        </w:rPr>
        <w:t>-related features are significantly associated with users</w:t>
      </w:r>
      <w:r w:rsidR="003D25B8" w:rsidRPr="003D25B8">
        <w:rPr>
          <w:rFonts w:hint="eastAsia"/>
        </w:rPr>
        <w:t>’</w:t>
      </w:r>
      <w:r w:rsidR="003D25B8" w:rsidRPr="003D25B8">
        <w:rPr>
          <w:rFonts w:hint="eastAsia"/>
        </w:rPr>
        <w:t xml:space="preserve"> perceived emotional alignment.</w:t>
      </w:r>
    </w:p>
    <w:p w14:paraId="5A6DE30C" w14:textId="77777777" w:rsidR="00C0221B" w:rsidRPr="00C0221B" w:rsidRDefault="00C0221B" w:rsidP="00017864">
      <w:pPr>
        <w:pStyle w:val="Para"/>
      </w:pPr>
      <w:r w:rsidRPr="00C0221B">
        <w:rPr>
          <w:rFonts w:hint="eastAsia"/>
        </w:rPr>
        <w:t>H1</w:t>
      </w:r>
      <w:r w:rsidRPr="00C0221B">
        <w:rPr>
          <w:rFonts w:ascii="宋体" w:eastAsia="宋体" w:hAnsi="宋体" w:cs="宋体" w:hint="eastAsia"/>
        </w:rPr>
        <w:t>：</w:t>
      </w:r>
      <w:r w:rsidRPr="00C0221B">
        <w:rPr>
          <w:rFonts w:hint="eastAsia"/>
        </w:rPr>
        <w:t xml:space="preserve"> </w:t>
      </w:r>
      <w:r w:rsidRPr="00C0221B">
        <w:rPr>
          <w:rFonts w:ascii="宋体" w:eastAsia="宋体" w:hAnsi="宋体" w:cs="宋体" w:hint="eastAsia"/>
        </w:rPr>
        <w:t>在具体语境化的花礼设计情境中，颜色相关特征与用户感知到的情绪契合显著相关。</w:t>
      </w:r>
    </w:p>
    <w:p w14:paraId="44AC2225" w14:textId="77777777" w:rsidR="00C0221B" w:rsidRPr="00C0221B" w:rsidRDefault="00C0221B" w:rsidP="00017864">
      <w:pPr>
        <w:pStyle w:val="Para"/>
      </w:pPr>
    </w:p>
    <w:p w14:paraId="1AA6B6AB" w14:textId="1EB1347B" w:rsidR="00C0221B" w:rsidRPr="00C0221B" w:rsidRDefault="00C0221B" w:rsidP="00017864">
      <w:pPr>
        <w:pStyle w:val="Para"/>
      </w:pPr>
      <w:r w:rsidRPr="00C0221B">
        <w:rPr>
          <w:rFonts w:hint="eastAsia"/>
        </w:rPr>
        <w:t xml:space="preserve">H2: </w:t>
      </w:r>
      <w:r w:rsidR="003D25B8" w:rsidRPr="003D25B8">
        <w:rPr>
          <w:rFonts w:hint="eastAsia"/>
        </w:rPr>
        <w:t>Perceived emotional alignment is positively associated with design appeal and adoption intention, and the relationship between perceived emotional alignment and adoption intention is partially mediated by design appeal.</w:t>
      </w:r>
    </w:p>
    <w:p w14:paraId="2DEF30B1" w14:textId="77777777" w:rsidR="00C0221B" w:rsidRDefault="00C0221B" w:rsidP="00017864">
      <w:pPr>
        <w:pStyle w:val="Para"/>
        <w:rPr>
          <w:rFonts w:ascii="宋体" w:eastAsia="宋体" w:hAnsi="宋体" w:cs="宋体" w:hint="eastAsia"/>
          <w:lang w:eastAsia="zh-CN"/>
        </w:rPr>
      </w:pPr>
      <w:r w:rsidRPr="00C0221B">
        <w:rPr>
          <w:rFonts w:hint="eastAsia"/>
        </w:rPr>
        <w:t>H2</w:t>
      </w:r>
      <w:r w:rsidRPr="00C0221B">
        <w:rPr>
          <w:rFonts w:ascii="宋体" w:eastAsia="宋体" w:hAnsi="宋体" w:cs="宋体" w:hint="eastAsia"/>
        </w:rPr>
        <w:t>：</w:t>
      </w:r>
      <w:r w:rsidRPr="00C0221B">
        <w:rPr>
          <w:rFonts w:hint="eastAsia"/>
        </w:rPr>
        <w:t xml:space="preserve"> </w:t>
      </w:r>
      <w:r w:rsidRPr="00C0221B">
        <w:rPr>
          <w:rFonts w:ascii="宋体" w:eastAsia="宋体" w:hAnsi="宋体" w:cs="宋体" w:hint="eastAsia"/>
        </w:rPr>
        <w:t>感知到的情绪契合与设计吸引力及采纳意愿呈正相关，且情绪契合对采纳意愿的影响部分通过设计吸引力实现。</w:t>
      </w:r>
    </w:p>
    <w:p w14:paraId="3A6293D6" w14:textId="77777777" w:rsidR="00017864" w:rsidRPr="00017864" w:rsidRDefault="00017864" w:rsidP="00017864">
      <w:pPr>
        <w:rPr>
          <w:rFonts w:hint="eastAsia"/>
          <w:lang w:eastAsia="zh-CN"/>
        </w:rPr>
      </w:pPr>
    </w:p>
    <w:p w14:paraId="65A6E389" w14:textId="2D67E0B5" w:rsidR="00FE6FA4" w:rsidRPr="00995699" w:rsidRDefault="00017864" w:rsidP="00017864">
      <w:pPr>
        <w:pStyle w:val="Para"/>
      </w:pPr>
      <w:r w:rsidRPr="00017864">
        <w:rPr>
          <w:rFonts w:hint="eastAsia"/>
        </w:rPr>
        <w:t xml:space="preserve">Figure 3 shows how these two hypotheses support the operational structure of the present study. Specifically, it translates the relationships outlined in RQ1 and RQ2 into a testable analytical framework linking </w:t>
      </w:r>
      <w:proofErr w:type="spellStart"/>
      <w:r w:rsidRPr="00017864">
        <w:rPr>
          <w:rFonts w:hint="eastAsia"/>
        </w:rPr>
        <w:t>colour</w:t>
      </w:r>
      <w:proofErr w:type="spellEnd"/>
      <w:r w:rsidRPr="00017864">
        <w:rPr>
          <w:rFonts w:hint="eastAsia"/>
        </w:rPr>
        <w:t>-related features, emotional fit, design appeal, and adoption intention. In contrast, RQ3 is addressed through the comparative evaluation of human-created and GenAI-generated design outputs, rather than through a separate formal hypothesis.</w:t>
      </w:r>
    </w:p>
    <w:p w14:paraId="69FFC47A" w14:textId="7D9EFCFC" w:rsidR="004B6729" w:rsidRDefault="004B6729" w:rsidP="00F449DE">
      <w:pPr>
        <w:pStyle w:val="Image"/>
      </w:pPr>
    </w:p>
    <w:p w14:paraId="54A53E86" w14:textId="50FE2694" w:rsidR="007557E7" w:rsidRPr="004B6729" w:rsidRDefault="004B6729" w:rsidP="004B6729">
      <w:pPr>
        <w:pStyle w:val="FigureCaption"/>
      </w:pPr>
      <w:bookmarkStart w:id="6" w:name="_Ref208864534"/>
      <w:r>
        <w:t xml:space="preserve">Figure </w:t>
      </w:r>
      <w:fldSimple w:instr=" SEQ Figure \* ARABIC ">
        <w:r w:rsidR="00DA6022">
          <w:rPr>
            <w:noProof/>
          </w:rPr>
          <w:t>3</w:t>
        </w:r>
      </w:fldSimple>
      <w:bookmarkEnd w:id="6"/>
      <w:r>
        <w:t xml:space="preserve">: </w:t>
      </w:r>
      <w:r w:rsidRPr="00696C6F">
        <w:rPr>
          <w:rFonts w:hint="eastAsia"/>
        </w:rPr>
        <w:t>Research Hypotheses</w:t>
      </w:r>
      <w:r>
        <w:br/>
        <w:t>Linking Color-Induced Emotional Fit and Adoption Mechanisms toward Feasible Design Outputs</w:t>
      </w:r>
    </w:p>
    <w:p w14:paraId="3996549D" w14:textId="77777777" w:rsidR="00832FF0" w:rsidRDefault="00832FF0" w:rsidP="00F449DE">
      <w:pPr>
        <w:rPr>
          <w:rFonts w:hint="eastAsia"/>
          <w:lang w:eastAsia="zh-CN"/>
        </w:rPr>
      </w:pPr>
    </w:p>
    <w:p w14:paraId="621893A2" w14:textId="77777777" w:rsidR="00832FF0" w:rsidRPr="00EB260A" w:rsidRDefault="00832FF0" w:rsidP="00F449DE">
      <w:pPr>
        <w:rPr>
          <w:rFonts w:hint="eastAsia"/>
          <w:lang w:eastAsia="zh-CN"/>
        </w:rPr>
        <w:sectPr w:rsidR="00832FF0" w:rsidRPr="00EB260A" w:rsidSect="00220DD0">
          <w:pgSz w:w="11906" w:h="16838"/>
          <w:pgMar w:top="1440" w:right="1800" w:bottom="1440" w:left="1800" w:header="851" w:footer="992" w:gutter="0"/>
          <w:cols w:space="425"/>
          <w:docGrid w:type="lines" w:linePitch="312"/>
        </w:sectPr>
      </w:pPr>
    </w:p>
    <w:p w14:paraId="65719C8D" w14:textId="1144C78C" w:rsidR="00077A4C" w:rsidRDefault="00AF3E07" w:rsidP="00F449DE">
      <w:pPr>
        <w:pStyle w:val="Head1"/>
        <w:rPr>
          <w:rFonts w:eastAsia="宋体"/>
          <w:lang w:eastAsia="zh-CN"/>
        </w:rPr>
      </w:pPr>
      <w:r w:rsidRPr="007E1A0D">
        <w:rPr>
          <w:rFonts w:eastAsia="宋体" w:hint="eastAsia"/>
          <w:lang w:eastAsia="zh-CN"/>
        </w:rPr>
        <w:lastRenderedPageBreak/>
        <w:t>LITERATURE REVIEW</w:t>
      </w:r>
      <w:r w:rsidR="001040EA" w:rsidRPr="007E1A0D">
        <w:rPr>
          <w:rFonts w:eastAsia="宋体" w:hint="eastAsia"/>
          <w:lang w:eastAsia="zh-CN"/>
        </w:rPr>
        <w:t xml:space="preserve"> </w:t>
      </w:r>
      <w:r w:rsidR="001040EA" w:rsidRPr="007E1A0D">
        <w:rPr>
          <w:rFonts w:eastAsia="宋体" w:hint="eastAsia"/>
          <w:lang w:eastAsia="zh-CN"/>
        </w:rPr>
        <w:t>（</w:t>
      </w:r>
      <w:r w:rsidR="001040EA" w:rsidRPr="007E1A0D">
        <w:rPr>
          <w:rFonts w:eastAsia="宋体" w:hint="eastAsia"/>
          <w:lang w:eastAsia="zh-CN"/>
        </w:rPr>
        <w:t>15-18</w:t>
      </w:r>
      <w:r w:rsidR="001040EA" w:rsidRPr="007E1A0D">
        <w:rPr>
          <w:rFonts w:eastAsia="宋体" w:hint="eastAsia"/>
          <w:lang w:eastAsia="zh-CN"/>
        </w:rPr>
        <w:t>页）</w:t>
      </w:r>
    </w:p>
    <w:p w14:paraId="14A0D65B" w14:textId="43840D27" w:rsidR="005A5915" w:rsidRPr="00580EAA" w:rsidRDefault="00F43180" w:rsidP="00580EAA">
      <w:pPr>
        <w:pStyle w:val="Para"/>
      </w:pPr>
      <w:r w:rsidRPr="00F43180">
        <w:rPr>
          <w:rFonts w:ascii="宋体" w:eastAsia="宋体" w:hAnsi="宋体" w:cs="宋体" w:hint="eastAsia"/>
        </w:rPr>
        <w:t>本论文贡献了跨学科的系统、见解，评估以色彩代表的美学风格因素在生成式人工智能生产流程里影响生成结果情绪契合度的作用机制，以在提供在设计实践中提升用户采纳意愿的建议。为建立一套可复用的概念口径与评估路径，本章首先在</w:t>
      </w:r>
      <w:r w:rsidRPr="00F43180">
        <w:rPr>
          <w:rFonts w:hint="eastAsia"/>
        </w:rPr>
        <w:t>2.1</w:t>
      </w:r>
      <w:r w:rsidRPr="00F43180">
        <w:rPr>
          <w:rFonts w:ascii="宋体" w:eastAsia="宋体" w:hAnsi="宋体" w:cs="宋体" w:hint="eastAsia"/>
        </w:rPr>
        <w:t>节对本研究反复使用的关键术语进行界定，并在后续章节对核心概念进行深入探讨和研究现状综述。</w:t>
      </w:r>
      <w:r w:rsidRPr="00F43180">
        <w:rPr>
          <w:rFonts w:hint="eastAsia"/>
        </w:rPr>
        <w:t xml:space="preserve"> </w:t>
      </w:r>
    </w:p>
    <w:p w14:paraId="79D319E0" w14:textId="40BC70D0" w:rsidR="005A5915" w:rsidRPr="008A5A10" w:rsidRDefault="001E4C7C" w:rsidP="008A5A10">
      <w:pPr>
        <w:pStyle w:val="Head2"/>
        <w:rPr>
          <w:rFonts w:eastAsiaTheme="minorEastAsia"/>
        </w:rPr>
      </w:pPr>
      <w:r w:rsidRPr="008A5A10">
        <w:rPr>
          <w:rFonts w:eastAsiaTheme="minorEastAsia" w:hint="eastAsia"/>
        </w:rPr>
        <w:t>Conceptual F</w:t>
      </w:r>
      <w:r w:rsidRPr="008A5A10">
        <w:rPr>
          <w:rFonts w:eastAsiaTheme="minorEastAsia"/>
        </w:rPr>
        <w:t>rami</w:t>
      </w:r>
      <w:ins w:id="7" w:author="余露文 Luwen YU" w:date="2026-01-06T09:31:00Z" w16du:dateUtc="2026-01-06T09:31:00Z">
        <w:r w:rsidR="005A5915" w:rsidRPr="008A5A10">
          <w:t>n</w:t>
        </w:r>
      </w:ins>
      <w:r w:rsidR="008A5A10" w:rsidRPr="008A5A10">
        <w:rPr>
          <w:rFonts w:eastAsiaTheme="minorEastAsia" w:hint="eastAsia"/>
        </w:rPr>
        <w:t>g</w:t>
      </w:r>
    </w:p>
    <w:p w14:paraId="13E8789E" w14:textId="1482C56B" w:rsidR="00D45DD1" w:rsidRPr="001E4C7C" w:rsidRDefault="00D45DD1" w:rsidP="00E91FDD">
      <w:pPr>
        <w:pStyle w:val="Para"/>
        <w:rPr>
          <w:lang w:eastAsia="zh-CN"/>
        </w:rPr>
      </w:pPr>
      <w:r w:rsidRPr="00D45DD1">
        <w:rPr>
          <w:rFonts w:ascii="宋体" w:eastAsia="宋体" w:hAnsi="宋体" w:cs="宋体" w:hint="eastAsia"/>
          <w:lang w:eastAsia="zh-CN"/>
        </w:rPr>
        <w:t>研究范围上，本研究聚焦</w:t>
      </w:r>
      <w:r w:rsidRPr="00D45DD1">
        <w:rPr>
          <w:lang w:eastAsia="zh-CN"/>
        </w:rPr>
        <w:t>“</w:t>
      </w:r>
      <w:r w:rsidRPr="00D45DD1">
        <w:rPr>
          <w:rFonts w:ascii="宋体" w:eastAsia="宋体" w:hAnsi="宋体" w:cs="宋体" w:hint="eastAsia"/>
          <w:lang w:eastAsia="zh-CN"/>
        </w:rPr>
        <w:t>生成式</w:t>
      </w:r>
      <w:r w:rsidRPr="00D45DD1">
        <w:rPr>
          <w:lang w:eastAsia="zh-CN"/>
        </w:rPr>
        <w:t>AI</w:t>
      </w:r>
      <w:r w:rsidRPr="00D45DD1">
        <w:rPr>
          <w:rFonts w:ascii="宋体" w:eastAsia="宋体" w:hAnsi="宋体" w:cs="宋体" w:hint="eastAsia"/>
          <w:lang w:eastAsia="zh-CN"/>
        </w:rPr>
        <w:t>（</w:t>
      </w:r>
      <w:r w:rsidRPr="00D45DD1">
        <w:rPr>
          <w:lang w:eastAsia="zh-CN"/>
        </w:rPr>
        <w:t>GenAI</w:t>
      </w:r>
      <w:r w:rsidRPr="00D45DD1">
        <w:rPr>
          <w:rFonts w:ascii="宋体" w:eastAsia="宋体" w:hAnsi="宋体" w:cs="宋体" w:hint="eastAsia"/>
          <w:lang w:eastAsia="zh-CN"/>
        </w:rPr>
        <w:t>）驱动花礼设计</w:t>
      </w:r>
      <w:r w:rsidRPr="00D45DD1">
        <w:rPr>
          <w:lang w:eastAsia="zh-CN"/>
        </w:rPr>
        <w:t>”</w:t>
      </w:r>
      <w:r w:rsidRPr="00D45DD1">
        <w:rPr>
          <w:rFonts w:ascii="宋体" w:eastAsia="宋体" w:hAnsi="宋体" w:cs="宋体" w:hint="eastAsia"/>
          <w:lang w:eastAsia="zh-CN"/>
        </w:rPr>
        <w:t>这一具体应用场景，核心研究变量体系围绕</w:t>
      </w:r>
      <w:r w:rsidR="001E4C7C">
        <w:rPr>
          <w:rFonts w:ascii="宋体" w:eastAsia="宋体" w:hAnsi="宋体" w:cs="宋体" w:hint="eastAsia"/>
          <w:lang w:eastAsia="zh-CN"/>
        </w:rPr>
        <w:t>GenAI Design评估的</w:t>
      </w:r>
      <w:r w:rsidRPr="00D45DD1">
        <w:rPr>
          <w:lang w:eastAsia="zh-CN"/>
        </w:rPr>
        <w:t>“</w:t>
      </w:r>
      <w:r w:rsidR="001E4C7C">
        <w:rPr>
          <w:rFonts w:ascii="宋体" w:eastAsia="宋体" w:hAnsi="宋体" w:cs="宋体" w:hint="eastAsia"/>
          <w:lang w:eastAsia="zh-CN"/>
        </w:rPr>
        <w:t>基础问题</w:t>
      </w:r>
      <w:r w:rsidR="001E4C7C">
        <w:rPr>
          <w:rFonts w:ascii="Segoe UI Symbol" w:eastAsia="宋体" w:hAnsi="Segoe UI Symbol" w:cs="Segoe UI Symbol" w:hint="eastAsia"/>
          <w:lang w:eastAsia="zh-CN"/>
        </w:rPr>
        <w:t>—机制问题—应用验证</w:t>
      </w:r>
      <w:r w:rsidRPr="00D45DD1">
        <w:rPr>
          <w:lang w:eastAsia="zh-CN"/>
        </w:rPr>
        <w:t>”</w:t>
      </w:r>
      <w:r w:rsidRPr="00D45DD1">
        <w:rPr>
          <w:rFonts w:ascii="宋体" w:eastAsia="宋体" w:hAnsi="宋体" w:cs="宋体" w:hint="eastAsia"/>
          <w:lang w:eastAsia="zh-CN"/>
        </w:rPr>
        <w:t>的</w:t>
      </w:r>
      <w:r w:rsidR="001E4C7C">
        <w:rPr>
          <w:rFonts w:ascii="宋体" w:eastAsia="宋体" w:hAnsi="宋体" w:cs="宋体" w:hint="eastAsia"/>
          <w:lang w:eastAsia="zh-CN"/>
        </w:rPr>
        <w:t>研究</w:t>
      </w:r>
      <w:r w:rsidRPr="00D45DD1">
        <w:rPr>
          <w:rFonts w:ascii="宋体" w:eastAsia="宋体" w:hAnsi="宋体" w:cs="宋体" w:hint="eastAsia"/>
          <w:lang w:eastAsia="zh-CN"/>
        </w:rPr>
        <w:t>路径展开，本章</w:t>
      </w:r>
      <w:r>
        <w:rPr>
          <w:rFonts w:ascii="宋体" w:eastAsia="宋体" w:hAnsi="宋体" w:cs="宋体" w:hint="eastAsia"/>
          <w:lang w:eastAsia="zh-CN"/>
        </w:rPr>
        <w:t>依照</w:t>
      </w:r>
      <w:r w:rsidRPr="00D45DD1">
        <w:rPr>
          <w:rFonts w:ascii="宋体" w:eastAsia="宋体" w:hAnsi="宋体" w:cs="宋体" w:hint="eastAsia"/>
          <w:lang w:eastAsia="zh-CN"/>
        </w:rPr>
        <w:t>支撑该路径的</w:t>
      </w:r>
      <w:r w:rsidR="001E4C7C">
        <w:rPr>
          <w:rFonts w:ascii="宋体" w:eastAsia="宋体" w:hAnsi="宋体" w:cs="宋体" w:hint="eastAsia"/>
          <w:lang w:eastAsia="zh-CN"/>
        </w:rPr>
        <w:t>3</w:t>
      </w:r>
      <w:r w:rsidRPr="00D45DD1">
        <w:rPr>
          <w:rFonts w:ascii="宋体" w:eastAsia="宋体" w:hAnsi="宋体" w:cs="宋体" w:hint="eastAsia"/>
          <w:lang w:eastAsia="zh-CN"/>
        </w:rPr>
        <w:t>个核心领域组织文献综述与定义框架，即</w:t>
      </w:r>
      <w:r w:rsidR="001E4C7C">
        <w:rPr>
          <w:rFonts w:ascii="宋体" w:eastAsia="宋体" w:hAnsi="宋体" w:cs="宋体" w:hint="eastAsia"/>
          <w:lang w:eastAsia="zh-CN"/>
        </w:rPr>
        <w:t>影响用户情绪契合感知</w:t>
      </w:r>
      <w:r w:rsidR="00435043">
        <w:rPr>
          <w:rFonts w:ascii="宋体" w:eastAsia="宋体" w:hAnsi="宋体" w:cs="宋体" w:hint="eastAsia"/>
          <w:lang w:eastAsia="zh-CN"/>
        </w:rPr>
        <w:t>上游设计变量</w:t>
      </w:r>
      <w:r w:rsidR="001E4C7C">
        <w:rPr>
          <w:rFonts w:ascii="宋体" w:eastAsia="宋体" w:hAnsi="宋体" w:cs="宋体" w:hint="eastAsia"/>
          <w:lang w:eastAsia="zh-CN"/>
        </w:rPr>
        <w:t>的</w:t>
      </w:r>
      <w:r w:rsidR="001E4C7C" w:rsidRPr="001E4C7C">
        <w:rPr>
          <w:rFonts w:ascii="宋体" w:eastAsia="宋体" w:hAnsi="宋体" w:cs="宋体" w:hint="eastAsia"/>
          <w:i/>
          <w:iCs/>
          <w:lang w:eastAsia="zh-CN"/>
        </w:rPr>
        <w:t>2.</w:t>
      </w:r>
      <w:r w:rsidR="001E4C7C">
        <w:rPr>
          <w:rFonts w:ascii="宋体" w:eastAsia="宋体" w:hAnsi="宋体" w:cs="宋体" w:hint="eastAsia"/>
          <w:i/>
          <w:iCs/>
          <w:lang w:eastAsia="zh-CN"/>
        </w:rPr>
        <w:t>2颜色，</w:t>
      </w:r>
      <w:r w:rsidR="001E4C7C">
        <w:rPr>
          <w:rFonts w:ascii="宋体" w:eastAsia="宋体" w:hAnsi="宋体" w:cs="宋体" w:hint="eastAsia"/>
          <w:lang w:eastAsia="zh-CN"/>
        </w:rPr>
        <w:t>关联用户反应的</w:t>
      </w:r>
      <w:r w:rsidR="00435043">
        <w:rPr>
          <w:rFonts w:ascii="宋体" w:eastAsia="宋体" w:hAnsi="宋体" w:cs="宋体" w:hint="eastAsia"/>
          <w:lang w:eastAsia="zh-CN"/>
        </w:rPr>
        <w:t>中介评价机制</w:t>
      </w:r>
      <w:r w:rsidR="001E4C7C">
        <w:rPr>
          <w:rFonts w:ascii="宋体" w:eastAsia="宋体" w:hAnsi="宋体" w:cs="宋体" w:hint="eastAsia"/>
          <w:i/>
          <w:iCs/>
          <w:lang w:eastAsia="zh-CN"/>
        </w:rPr>
        <w:t>2.3 情绪</w:t>
      </w:r>
      <w:r w:rsidR="001E4C7C">
        <w:rPr>
          <w:rFonts w:ascii="宋体" w:eastAsia="宋体" w:hAnsi="宋体" w:cs="宋体" w:hint="eastAsia"/>
          <w:lang w:eastAsia="zh-CN"/>
        </w:rPr>
        <w:t>，用于评估和改进设计的指标</w:t>
      </w:r>
      <w:r w:rsidR="001E4C7C">
        <w:rPr>
          <w:rFonts w:ascii="宋体" w:eastAsia="宋体" w:hAnsi="宋体" w:cs="宋体" w:hint="eastAsia"/>
          <w:i/>
          <w:iCs/>
          <w:lang w:eastAsia="zh-CN"/>
        </w:rPr>
        <w:t>2.4 用户意愿</w:t>
      </w:r>
      <w:r w:rsidR="001E4C7C">
        <w:rPr>
          <w:rFonts w:ascii="宋体" w:eastAsia="宋体" w:hAnsi="宋体" w:cs="宋体" w:hint="eastAsia"/>
          <w:lang w:eastAsia="zh-CN"/>
        </w:rPr>
        <w:t>。本章将通过综述被纳入研究变量的关键概念，</w:t>
      </w:r>
      <w:r w:rsidR="00AA00D9">
        <w:rPr>
          <w:rFonts w:ascii="宋体" w:eastAsia="宋体" w:hAnsi="宋体" w:cs="宋体" w:hint="eastAsia"/>
          <w:lang w:eastAsia="zh-CN"/>
        </w:rPr>
        <w:t>来</w:t>
      </w:r>
      <w:r w:rsidR="001E4C7C">
        <w:rPr>
          <w:rFonts w:ascii="宋体" w:eastAsia="宋体" w:hAnsi="宋体" w:cs="宋体" w:hint="eastAsia"/>
          <w:lang w:eastAsia="zh-CN"/>
        </w:rPr>
        <w:t>构建这一跨学科概念链条</w:t>
      </w:r>
      <w:r w:rsidR="00AA00D9">
        <w:rPr>
          <w:rFonts w:ascii="宋体" w:eastAsia="宋体" w:hAnsi="宋体" w:cs="宋体" w:hint="eastAsia"/>
          <w:lang w:eastAsia="zh-CN"/>
        </w:rPr>
        <w:t>。</w:t>
      </w:r>
    </w:p>
    <w:p w14:paraId="0B3F8C50" w14:textId="3FA473D8" w:rsidR="007B0AC6" w:rsidRPr="00F52018" w:rsidRDefault="006931B0" w:rsidP="00F52018">
      <w:pPr>
        <w:pStyle w:val="Para"/>
      </w:pPr>
      <w:r w:rsidRPr="00F52018">
        <w:rPr>
          <w:rFonts w:ascii="宋体" w:eastAsia="宋体" w:hAnsi="宋体" w:cs="宋体" w:hint="eastAsia"/>
        </w:rPr>
        <w:t>本节首先回顾</w:t>
      </w:r>
      <w:r w:rsidR="00241C05" w:rsidRPr="00F52018">
        <w:rPr>
          <w:rFonts w:ascii="宋体" w:eastAsia="宋体" w:hAnsi="宋体" w:cs="宋体" w:hint="eastAsia"/>
        </w:rPr>
        <w:t>色彩（</w:t>
      </w:r>
      <w:proofErr w:type="spellStart"/>
      <w:r w:rsidR="00241C05" w:rsidRPr="00F52018">
        <w:rPr>
          <w:rFonts w:hint="eastAsia"/>
        </w:rPr>
        <w:t>Colour</w:t>
      </w:r>
      <w:proofErr w:type="spellEnd"/>
      <w:r w:rsidR="00241C05" w:rsidRPr="00F52018">
        <w:rPr>
          <w:rFonts w:ascii="宋体" w:eastAsia="宋体" w:hAnsi="宋体" w:cs="宋体" w:hint="eastAsia"/>
        </w:rPr>
        <w:t>）</w:t>
      </w:r>
      <w:r w:rsidRPr="00F52018">
        <w:rPr>
          <w:rFonts w:ascii="宋体" w:eastAsia="宋体" w:hAnsi="宋体" w:cs="宋体" w:hint="eastAsia"/>
        </w:rPr>
        <w:t>何以能够作为一种相对可控、可解释且可操作化的情绪线索。本文并不将</w:t>
      </w:r>
      <w:r w:rsidRPr="00F52018">
        <w:t>“</w:t>
      </w:r>
      <w:r w:rsidRPr="00F52018">
        <w:rPr>
          <w:rFonts w:ascii="宋体" w:eastAsia="宋体" w:hAnsi="宋体" w:cs="宋体" w:hint="eastAsia"/>
        </w:rPr>
        <w:t>颜色</w:t>
      </w:r>
      <w:r w:rsidRPr="00F52018">
        <w:t>”</w:t>
      </w:r>
      <w:r w:rsidRPr="00F52018">
        <w:rPr>
          <w:rFonts w:ascii="宋体" w:eastAsia="宋体" w:hAnsi="宋体" w:cs="宋体" w:hint="eastAsia"/>
        </w:rPr>
        <w:t>视为单一视觉印象，而是将其拆解为可进入设计分析与生成评估的若干候选维度，包括配色结构、颜色属性及其组合关系。</w:t>
      </w:r>
      <w:r w:rsidR="001E620C" w:rsidRPr="00F52018">
        <w:rPr>
          <w:rFonts w:ascii="宋体" w:eastAsia="宋体" w:hAnsi="宋体" w:cs="宋体" w:hint="eastAsia"/>
        </w:rPr>
        <w:t>具体地</w:t>
      </w:r>
      <w:r w:rsidR="00003168" w:rsidRPr="00F52018">
        <w:rPr>
          <w:rFonts w:ascii="宋体" w:eastAsia="宋体" w:hAnsi="宋体" w:cs="宋体" w:hint="eastAsia"/>
        </w:rPr>
        <w:t>，本文</w:t>
      </w:r>
      <w:r w:rsidR="00F52018" w:rsidRPr="00F52018">
        <w:rPr>
          <w:rFonts w:ascii="宋体" w:eastAsia="宋体" w:hAnsi="宋体" w:cs="宋体" w:hint="eastAsia"/>
        </w:rPr>
        <w:t>首先综述</w:t>
      </w:r>
      <w:r w:rsidR="00F52018" w:rsidRPr="00F52018">
        <w:rPr>
          <w:rFonts w:hint="eastAsia"/>
        </w:rPr>
        <w:t>1-a</w:t>
      </w:r>
      <w:r w:rsidR="00F52018" w:rsidRPr="00F52018">
        <w:rPr>
          <w:rFonts w:ascii="宋体" w:eastAsia="宋体" w:hAnsi="宋体" w:cs="宋体" w:hint="eastAsia"/>
        </w:rPr>
        <w:t>）色彩如何作为一种重要的设计要素，</w:t>
      </w:r>
      <w:r w:rsidR="002C6547" w:rsidRPr="00F52018">
        <w:rPr>
          <w:rFonts w:ascii="宋体" w:eastAsia="宋体" w:hAnsi="宋体" w:cs="宋体" w:hint="eastAsia"/>
        </w:rPr>
        <w:t>借助</w:t>
      </w:r>
      <w:r w:rsidR="002C6547" w:rsidRPr="00F52018">
        <w:rPr>
          <w:rFonts w:hint="eastAsia"/>
        </w:rPr>
        <w:t xml:space="preserve"> </w:t>
      </w:r>
      <w:r w:rsidR="002C3139" w:rsidRPr="00F52018">
        <w:rPr>
          <w:rFonts w:hint="eastAsia"/>
        </w:rPr>
        <w:t>1-</w:t>
      </w:r>
      <w:r w:rsidR="00F52018" w:rsidRPr="00F52018">
        <w:rPr>
          <w:rFonts w:hint="eastAsia"/>
        </w:rPr>
        <w:t>b</w:t>
      </w:r>
      <w:r w:rsidR="002C6547" w:rsidRPr="00F52018">
        <w:rPr>
          <w:rFonts w:ascii="宋体" w:eastAsia="宋体" w:hAnsi="宋体" w:cs="宋体" w:hint="eastAsia"/>
        </w:rPr>
        <w:t>）</w:t>
      </w:r>
      <w:r w:rsidR="002C6547" w:rsidRPr="00F52018">
        <w:t>“</w:t>
      </w:r>
      <w:r w:rsidR="002C6547" w:rsidRPr="00F52018">
        <w:rPr>
          <w:rFonts w:ascii="宋体" w:eastAsia="宋体" w:hAnsi="宋体" w:cs="宋体" w:hint="eastAsia"/>
        </w:rPr>
        <w:t>主</w:t>
      </w:r>
      <w:r w:rsidR="002C6547" w:rsidRPr="00F52018">
        <w:t>-</w:t>
      </w:r>
      <w:r w:rsidR="002C6547" w:rsidRPr="00F52018">
        <w:rPr>
          <w:rFonts w:ascii="宋体" w:eastAsia="宋体" w:hAnsi="宋体" w:cs="宋体" w:hint="eastAsia"/>
        </w:rPr>
        <w:t>辅</w:t>
      </w:r>
      <w:r w:rsidR="002C6547" w:rsidRPr="00F52018">
        <w:t>-</w:t>
      </w:r>
      <w:r w:rsidR="002C6547" w:rsidRPr="00F52018">
        <w:rPr>
          <w:rFonts w:ascii="宋体" w:eastAsia="宋体" w:hAnsi="宋体" w:cs="宋体" w:hint="eastAsia"/>
        </w:rPr>
        <w:t>点缀色</w:t>
      </w:r>
      <w:r w:rsidR="002C6547" w:rsidRPr="00F52018">
        <w:t>”</w:t>
      </w:r>
      <w:r w:rsidR="002C6547" w:rsidRPr="00F52018">
        <w:rPr>
          <w:rFonts w:ascii="宋体" w:eastAsia="宋体" w:hAnsi="宋体" w:cs="宋体" w:hint="eastAsia"/>
        </w:rPr>
        <w:t>（</w:t>
      </w:r>
      <w:r w:rsidR="002C6547" w:rsidRPr="00F52018">
        <w:t>Primary–Secondary–Accent</w:t>
      </w:r>
      <w:r w:rsidR="002C6547" w:rsidRPr="00F52018">
        <w:rPr>
          <w:rFonts w:ascii="宋体" w:eastAsia="宋体" w:hAnsi="宋体" w:cs="宋体" w:hint="eastAsia"/>
        </w:rPr>
        <w:t>）的配色层级结构</w:t>
      </w:r>
      <w:r w:rsidR="002C3139" w:rsidRPr="00F52018">
        <w:rPr>
          <w:rFonts w:ascii="宋体" w:eastAsia="宋体" w:hAnsi="宋体" w:cs="宋体" w:hint="eastAsia"/>
        </w:rPr>
        <w:t>来刻画配色结构，贴近真实设计过程，并</w:t>
      </w:r>
      <w:r w:rsidR="002C6547" w:rsidRPr="00F52018">
        <w:rPr>
          <w:rFonts w:ascii="宋体" w:eastAsia="宋体" w:hAnsi="宋体" w:cs="宋体" w:hint="eastAsia"/>
        </w:rPr>
        <w:t>结合</w:t>
      </w:r>
      <w:r w:rsidR="002C3139" w:rsidRPr="00F52018">
        <w:rPr>
          <w:rFonts w:hint="eastAsia"/>
        </w:rPr>
        <w:t>1-</w:t>
      </w:r>
      <w:r w:rsidR="00F52018" w:rsidRPr="00F52018">
        <w:rPr>
          <w:rFonts w:hint="eastAsia"/>
        </w:rPr>
        <w:t>c</w:t>
      </w:r>
      <w:r w:rsidR="002C6547" w:rsidRPr="00F52018">
        <w:rPr>
          <w:rFonts w:ascii="宋体" w:eastAsia="宋体" w:hAnsi="宋体" w:cs="宋体" w:hint="eastAsia"/>
        </w:rPr>
        <w:t>）</w:t>
      </w:r>
      <w:r w:rsidR="00003168" w:rsidRPr="00F52018">
        <w:rPr>
          <w:rFonts w:hint="eastAsia"/>
        </w:rPr>
        <w:t>Color Attributes</w:t>
      </w:r>
      <w:r w:rsidR="00610AC4" w:rsidRPr="00F52018">
        <w:rPr>
          <w:rFonts w:ascii="宋体" w:eastAsia="宋体" w:hAnsi="宋体" w:cs="宋体" w:hint="eastAsia"/>
        </w:rPr>
        <w:t>（例如</w:t>
      </w:r>
      <w:r w:rsidR="00610AC4" w:rsidRPr="00F52018">
        <w:t xml:space="preserve">CIE L*C*h° </w:t>
      </w:r>
      <w:r w:rsidR="00610AC4" w:rsidRPr="00F52018">
        <w:rPr>
          <w:rFonts w:ascii="宋体" w:eastAsia="宋体" w:hAnsi="宋体" w:cs="宋体" w:hint="eastAsia"/>
        </w:rPr>
        <w:t>及</w:t>
      </w:r>
      <w:r w:rsidR="00610AC4" w:rsidRPr="00F52018">
        <w:t xml:space="preserve"> ΔE </w:t>
      </w:r>
      <w:r w:rsidR="00610AC4" w:rsidRPr="00F52018">
        <w:rPr>
          <w:rFonts w:ascii="宋体" w:eastAsia="宋体" w:hAnsi="宋体" w:cs="宋体" w:hint="eastAsia"/>
        </w:rPr>
        <w:t>等参数）的可计算指标</w:t>
      </w:r>
      <w:r w:rsidR="002C3139" w:rsidRPr="00F52018">
        <w:rPr>
          <w:rFonts w:ascii="宋体" w:eastAsia="宋体" w:hAnsi="宋体" w:cs="宋体" w:hint="eastAsia"/>
        </w:rPr>
        <w:t>对花材与方案进行量化表征，为评估情绪契合提供可比较的输入变量。</w:t>
      </w:r>
      <w:r w:rsidR="00610AC4" w:rsidRPr="00F52018">
        <w:rPr>
          <w:rFonts w:ascii="宋体" w:eastAsia="宋体" w:hAnsi="宋体" w:cs="宋体" w:hint="eastAsia"/>
        </w:rPr>
        <w:t>此外，为了确保这些色彩指标提取、比较与分析的方法流程稳定同一，本文遵照</w:t>
      </w:r>
      <w:r w:rsidR="00610AC4" w:rsidRPr="00F52018">
        <w:rPr>
          <w:rFonts w:hint="eastAsia"/>
        </w:rPr>
        <w:t>1-</w:t>
      </w:r>
      <w:r w:rsidR="00F52018" w:rsidRPr="00F52018">
        <w:rPr>
          <w:rFonts w:hint="eastAsia"/>
        </w:rPr>
        <w:t>d</w:t>
      </w:r>
      <w:r w:rsidR="00610AC4" w:rsidRPr="00F52018">
        <w:rPr>
          <w:rFonts w:ascii="宋体" w:eastAsia="宋体" w:hAnsi="宋体" w:cs="宋体" w:hint="eastAsia"/>
        </w:rPr>
        <w:t>）</w:t>
      </w:r>
      <w:proofErr w:type="spellStart"/>
      <w:r w:rsidR="00886408" w:rsidRPr="00F52018">
        <w:rPr>
          <w:rFonts w:hint="eastAsia"/>
        </w:rPr>
        <w:t>Colour</w:t>
      </w:r>
      <w:proofErr w:type="spellEnd"/>
      <w:r w:rsidR="00886408" w:rsidRPr="00F52018">
        <w:rPr>
          <w:rFonts w:hint="eastAsia"/>
        </w:rPr>
        <w:t xml:space="preserve"> Representation and Measurement</w:t>
      </w:r>
      <w:r w:rsidR="00610AC4" w:rsidRPr="00F52018">
        <w:rPr>
          <w:rFonts w:ascii="宋体" w:eastAsia="宋体" w:hAnsi="宋体" w:cs="宋体" w:hint="eastAsia"/>
        </w:rPr>
        <w:t>中规定的色彩提取流程和基本测量口径</w:t>
      </w:r>
      <w:r w:rsidR="00886408" w:rsidRPr="00F52018">
        <w:rPr>
          <w:rFonts w:ascii="宋体" w:eastAsia="宋体" w:hAnsi="宋体" w:cs="宋体" w:hint="eastAsia"/>
        </w:rPr>
        <w:t>，并依据</w:t>
      </w:r>
      <w:r w:rsidR="00886408" w:rsidRPr="00F52018">
        <w:rPr>
          <w:rFonts w:hint="eastAsia"/>
        </w:rPr>
        <w:t>1-</w:t>
      </w:r>
      <w:r w:rsidR="00F52018" w:rsidRPr="00F52018">
        <w:rPr>
          <w:rFonts w:hint="eastAsia"/>
        </w:rPr>
        <w:t>e</w:t>
      </w:r>
      <w:r w:rsidR="00886408" w:rsidRPr="00F52018">
        <w:rPr>
          <w:rFonts w:ascii="宋体" w:eastAsia="宋体" w:hAnsi="宋体" w:cs="宋体" w:hint="eastAsia"/>
        </w:rPr>
        <w:t>）</w:t>
      </w:r>
      <w:proofErr w:type="spellStart"/>
      <w:r w:rsidR="00A23A41" w:rsidRPr="00F52018">
        <w:rPr>
          <w:rFonts w:hint="eastAsia"/>
        </w:rPr>
        <w:t>C</w:t>
      </w:r>
      <w:r w:rsidR="00886408" w:rsidRPr="00F52018">
        <w:rPr>
          <w:rFonts w:hint="eastAsia"/>
        </w:rPr>
        <w:t>olour</w:t>
      </w:r>
      <w:proofErr w:type="spellEnd"/>
      <w:r w:rsidR="00886408" w:rsidRPr="00F52018">
        <w:rPr>
          <w:rFonts w:hint="eastAsia"/>
        </w:rPr>
        <w:t xml:space="preserve"> </w:t>
      </w:r>
      <w:r w:rsidR="00A23A41" w:rsidRPr="00F52018">
        <w:rPr>
          <w:rFonts w:hint="eastAsia"/>
        </w:rPr>
        <w:t>H</w:t>
      </w:r>
      <w:r w:rsidR="00886408" w:rsidRPr="00F52018">
        <w:rPr>
          <w:rFonts w:hint="eastAsia"/>
        </w:rPr>
        <w:t>armony</w:t>
      </w:r>
      <w:r w:rsidR="00886408" w:rsidRPr="00F52018">
        <w:rPr>
          <w:rFonts w:ascii="宋体" w:eastAsia="宋体" w:hAnsi="宋体" w:cs="宋体" w:hint="eastAsia"/>
        </w:rPr>
        <w:t>等综合指标对</w:t>
      </w:r>
      <w:r w:rsidR="00886408" w:rsidRPr="00F52018">
        <w:rPr>
          <w:rFonts w:hint="eastAsia"/>
        </w:rPr>
        <w:t>GenAI</w:t>
      </w:r>
      <w:r w:rsidR="00886408" w:rsidRPr="00F52018">
        <w:rPr>
          <w:rFonts w:ascii="宋体" w:eastAsia="宋体" w:hAnsi="宋体" w:cs="宋体" w:hint="eastAsia"/>
        </w:rPr>
        <w:t>设计结果进行评估</w:t>
      </w:r>
      <w:r w:rsidR="0055725D" w:rsidRPr="00F52018">
        <w:rPr>
          <w:rFonts w:ascii="宋体" w:eastAsia="宋体" w:hAnsi="宋体" w:cs="宋体" w:hint="eastAsia"/>
        </w:rPr>
        <w:t>，为后续对情感表达、设计吸引力及采纳意向差异的解释提供补充依据。</w:t>
      </w:r>
      <w:r w:rsidR="00076DB6" w:rsidRPr="00F52018">
        <w:rPr>
          <w:rFonts w:ascii="宋体" w:eastAsia="宋体" w:hAnsi="宋体" w:cs="宋体" w:hint="eastAsia"/>
        </w:rPr>
        <w:t>另外，设计吸引力不只受色彩这一单一因素影响</w:t>
      </w:r>
      <w:r w:rsidR="00241C05" w:rsidRPr="00F52018">
        <w:rPr>
          <w:rFonts w:hint="eastAsia"/>
        </w:rPr>
        <w:t>——</w:t>
      </w:r>
      <w:r w:rsidR="00076DB6" w:rsidRPr="00F52018">
        <w:rPr>
          <w:rFonts w:ascii="宋体" w:eastAsia="宋体" w:hAnsi="宋体" w:cs="宋体" w:hint="eastAsia"/>
        </w:rPr>
        <w:t>形式、材质、构图与风格等因素同样可能塑造用户反应。</w:t>
      </w:r>
      <w:r w:rsidR="00241C05" w:rsidRPr="00F52018">
        <w:rPr>
          <w:rFonts w:ascii="宋体" w:eastAsia="宋体" w:hAnsi="宋体" w:cs="宋体" w:hint="eastAsia"/>
        </w:rPr>
        <w:t>但本文将色彩作为假设中最核心的上游变量之一（见</w:t>
      </w:r>
      <w:r w:rsidR="00241C05" w:rsidRPr="00F52018">
        <w:rPr>
          <w:rFonts w:hint="eastAsia"/>
        </w:rPr>
        <w:t>1.4</w:t>
      </w:r>
      <w:r w:rsidR="00241C05" w:rsidRPr="00F52018">
        <w:rPr>
          <w:rFonts w:ascii="宋体" w:eastAsia="宋体" w:hAnsi="宋体" w:cs="宋体" w:hint="eastAsia"/>
        </w:rPr>
        <w:t>节），</w:t>
      </w:r>
      <w:r w:rsidR="00076DB6" w:rsidRPr="00F52018">
        <w:rPr>
          <w:rFonts w:ascii="宋体" w:eastAsia="宋体" w:hAnsi="宋体" w:cs="宋体" w:hint="eastAsia"/>
        </w:rPr>
        <w:t>是因为在</w:t>
      </w:r>
      <w:r w:rsidR="00076DB6" w:rsidRPr="00F52018">
        <w:t xml:space="preserve"> GenAI </w:t>
      </w:r>
      <w:r w:rsidR="00076DB6" w:rsidRPr="00F52018">
        <w:rPr>
          <w:rFonts w:ascii="宋体" w:eastAsia="宋体" w:hAnsi="宋体" w:cs="宋体" w:hint="eastAsia"/>
        </w:rPr>
        <w:t>驱动设计中，</w:t>
      </w:r>
      <w:proofErr w:type="spellStart"/>
      <w:r w:rsidR="00076DB6" w:rsidRPr="00F52018">
        <w:t>colour</w:t>
      </w:r>
      <w:proofErr w:type="spellEnd"/>
      <w:r w:rsidR="00076DB6" w:rsidRPr="00F52018">
        <w:t xml:space="preserve"> </w:t>
      </w:r>
      <w:r w:rsidR="00076DB6" w:rsidRPr="00F52018">
        <w:rPr>
          <w:rFonts w:ascii="宋体" w:eastAsia="宋体" w:hAnsi="宋体" w:cs="宋体" w:hint="eastAsia"/>
        </w:rPr>
        <w:t>相较于其他美学因素具有更高的可解释性、可操控性与可操作化潜力；同时，在花礼设计这一强调情绪传达与语境匹配的应用场景中，颜色也是最直接、最稳定的感知线索之一。</w:t>
      </w:r>
    </w:p>
    <w:p w14:paraId="68FDE90B" w14:textId="29DC08B9" w:rsidR="001A632F" w:rsidRPr="007051AA" w:rsidRDefault="0008216A" w:rsidP="007051AA">
      <w:pPr>
        <w:pStyle w:val="Para"/>
        <w:rPr>
          <w:rFonts w:ascii="宋体" w:eastAsia="宋体" w:hAnsi="宋体" w:cs="宋体" w:hint="eastAsia"/>
          <w:lang w:eastAsia="zh-CN"/>
        </w:rPr>
      </w:pPr>
      <w:r w:rsidRPr="0008216A">
        <w:rPr>
          <w:rFonts w:ascii="宋体" w:eastAsia="宋体" w:hAnsi="宋体" w:cs="宋体" w:hint="eastAsia"/>
          <w:lang w:eastAsia="zh-CN"/>
        </w:rPr>
        <w:t>情绪（</w:t>
      </w:r>
      <w:r w:rsidRPr="0008216A">
        <w:rPr>
          <w:rFonts w:hint="eastAsia"/>
          <w:lang w:eastAsia="zh-CN"/>
        </w:rPr>
        <w:t>Emotion</w:t>
      </w:r>
      <w:r w:rsidRPr="0008216A">
        <w:rPr>
          <w:rFonts w:ascii="宋体" w:eastAsia="宋体" w:hAnsi="宋体" w:cs="宋体" w:hint="eastAsia"/>
          <w:lang w:eastAsia="zh-CN"/>
        </w:rPr>
        <w:t>）是本文</w:t>
      </w:r>
      <w:r>
        <w:rPr>
          <w:rFonts w:ascii="宋体" w:eastAsia="宋体" w:hAnsi="宋体" w:cs="宋体" w:hint="eastAsia"/>
          <w:lang w:eastAsia="zh-CN"/>
        </w:rPr>
        <w:t>研究问题</w:t>
      </w:r>
      <w:r w:rsidRPr="0008216A">
        <w:rPr>
          <w:rFonts w:ascii="宋体" w:eastAsia="宋体" w:hAnsi="宋体" w:cs="宋体" w:hint="eastAsia"/>
          <w:lang w:eastAsia="zh-CN"/>
        </w:rPr>
        <w:t>中的核心中介领域，主要用于解释由色彩特征触发的感知与评价如何进一步转化为用户对设计结果的整体判断。</w:t>
      </w:r>
      <w:r w:rsidR="007051AA">
        <w:rPr>
          <w:rFonts w:ascii="宋体" w:eastAsia="宋体" w:hAnsi="宋体" w:cs="宋体" w:hint="eastAsia"/>
          <w:lang w:eastAsia="zh-CN"/>
        </w:rPr>
        <w:t>这是因为产品的设计特征对用户后续评价的影响，</w:t>
      </w:r>
      <w:r w:rsidR="007051AA" w:rsidRPr="007051AA">
        <w:rPr>
          <w:rFonts w:ascii="宋体" w:eastAsia="宋体" w:hAnsi="宋体" w:cs="宋体"/>
          <w:lang w:eastAsia="zh-CN"/>
        </w:rPr>
        <w:t>往往并非通过单一的直接路径发生，而是会先经过一个与意义理解和情感评估相关的中间层</w:t>
      </w:r>
      <w:r w:rsidR="007051AA">
        <w:rPr>
          <w:rFonts w:ascii="宋体" w:eastAsia="宋体" w:hAnsi="宋体" w:cs="宋体" w:hint="eastAsia"/>
          <w:lang w:eastAsia="zh-CN"/>
        </w:rPr>
        <w:t>（详见2.3节）</w:t>
      </w:r>
      <w:r w:rsidR="007051AA" w:rsidRPr="007051AA">
        <w:rPr>
          <w:rFonts w:ascii="宋体" w:eastAsia="宋体" w:hAnsi="宋体" w:cs="宋体"/>
          <w:lang w:eastAsia="zh-CN"/>
        </w:rPr>
        <w:t>。</w:t>
      </w:r>
      <w:r w:rsidRPr="0008216A">
        <w:rPr>
          <w:rFonts w:ascii="宋体" w:eastAsia="宋体" w:hAnsi="宋体" w:cs="宋体" w:hint="eastAsia"/>
          <w:lang w:eastAsia="zh-CN"/>
        </w:rPr>
        <w:t>本文</w:t>
      </w:r>
      <w:r>
        <w:rPr>
          <w:rFonts w:ascii="宋体" w:eastAsia="宋体" w:hAnsi="宋体" w:cs="宋体" w:hint="eastAsia"/>
          <w:lang w:eastAsia="zh-CN"/>
        </w:rPr>
        <w:t>对</w:t>
      </w:r>
      <w:r w:rsidR="007051AA">
        <w:rPr>
          <w:rFonts w:eastAsiaTheme="minorEastAsia" w:hint="eastAsia"/>
          <w:lang w:eastAsia="zh-CN"/>
        </w:rPr>
        <w:t>E</w:t>
      </w:r>
      <w:r>
        <w:rPr>
          <w:rFonts w:hint="eastAsia"/>
          <w:lang w:eastAsia="zh-CN"/>
        </w:rPr>
        <w:t>motion</w:t>
      </w:r>
      <w:r>
        <w:rPr>
          <w:rFonts w:ascii="宋体" w:eastAsia="宋体" w:hAnsi="宋体" w:cs="宋体" w:hint="eastAsia"/>
          <w:lang w:eastAsia="zh-CN"/>
        </w:rPr>
        <w:t>的讨论</w:t>
      </w:r>
      <w:r w:rsidRPr="0008216A">
        <w:rPr>
          <w:rFonts w:ascii="宋体" w:eastAsia="宋体" w:hAnsi="宋体" w:cs="宋体" w:hint="eastAsia"/>
          <w:lang w:eastAsia="zh-CN"/>
        </w:rPr>
        <w:t>围绕</w:t>
      </w:r>
      <w:r w:rsidR="008A4190">
        <w:rPr>
          <w:rFonts w:ascii="宋体" w:eastAsia="宋体" w:hAnsi="宋体" w:cs="宋体" w:hint="eastAsia"/>
          <w:lang w:eastAsia="zh-CN"/>
        </w:rPr>
        <w:t>这一中间层和设计最相关的两个概念，即</w:t>
      </w:r>
      <w:r w:rsidRPr="0008216A">
        <w:rPr>
          <w:rFonts w:hint="eastAsia"/>
          <w:lang w:eastAsia="zh-CN"/>
        </w:rPr>
        <w:t xml:space="preserve"> 2-a</w:t>
      </w:r>
      <w:r w:rsidRPr="0008216A">
        <w:rPr>
          <w:rFonts w:ascii="宋体" w:eastAsia="宋体" w:hAnsi="宋体" w:cs="宋体" w:hint="eastAsia"/>
          <w:lang w:eastAsia="zh-CN"/>
        </w:rPr>
        <w:t>）</w:t>
      </w:r>
      <w:proofErr w:type="spellStart"/>
      <w:r w:rsidRPr="0008216A">
        <w:rPr>
          <w:rFonts w:hint="eastAsia"/>
          <w:lang w:eastAsia="zh-CN"/>
        </w:rPr>
        <w:t>Colour</w:t>
      </w:r>
      <w:proofErr w:type="spellEnd"/>
      <w:r w:rsidRPr="0008216A">
        <w:rPr>
          <w:rFonts w:hint="eastAsia"/>
          <w:lang w:eastAsia="zh-CN"/>
        </w:rPr>
        <w:t xml:space="preserve"> Imagery in Context </w:t>
      </w:r>
      <w:r w:rsidRPr="0008216A">
        <w:rPr>
          <w:rFonts w:ascii="宋体" w:eastAsia="宋体" w:hAnsi="宋体" w:cs="宋体" w:hint="eastAsia"/>
          <w:lang w:eastAsia="zh-CN"/>
        </w:rPr>
        <w:t>与</w:t>
      </w:r>
      <w:r w:rsidRPr="0008216A">
        <w:rPr>
          <w:rFonts w:hint="eastAsia"/>
          <w:lang w:eastAsia="zh-CN"/>
        </w:rPr>
        <w:t xml:space="preserve"> 2-b</w:t>
      </w:r>
      <w:r w:rsidRPr="0008216A">
        <w:rPr>
          <w:rFonts w:ascii="宋体" w:eastAsia="宋体" w:hAnsi="宋体" w:cs="宋体" w:hint="eastAsia"/>
          <w:lang w:eastAsia="zh-CN"/>
        </w:rPr>
        <w:t>）</w:t>
      </w:r>
      <w:r w:rsidRPr="0008216A">
        <w:rPr>
          <w:rFonts w:hint="eastAsia"/>
          <w:lang w:eastAsia="zh-CN"/>
        </w:rPr>
        <w:t>Emotion Alignment</w:t>
      </w:r>
      <w:r w:rsidRPr="0008216A">
        <w:rPr>
          <w:rFonts w:ascii="宋体" w:eastAsia="宋体" w:hAnsi="宋体" w:cs="宋体" w:hint="eastAsia"/>
          <w:lang w:eastAsia="zh-CN"/>
        </w:rPr>
        <w:t>：前者强调，花礼设计中的色彩并非仅以单一颜色属性被感知，而是通过配色组合形成具有特定情绪指向的色彩意象，并在具体送礼关系、使用场景与目标用途的语境中被理解和解释；</w:t>
      </w:r>
      <w:r w:rsidR="001A632F" w:rsidRPr="001A632F">
        <w:rPr>
          <w:rFonts w:ascii="宋体" w:eastAsia="宋体" w:hAnsi="宋体" w:cs="宋体" w:hint="eastAsia"/>
          <w:lang w:eastAsia="zh-CN"/>
        </w:rPr>
        <w:t>后者则进一步指向生成式</w:t>
      </w:r>
      <w:r w:rsidR="001A632F" w:rsidRPr="001A632F">
        <w:rPr>
          <w:lang w:eastAsia="zh-CN"/>
        </w:rPr>
        <w:t>AI</w:t>
      </w:r>
      <w:r w:rsidR="001A632F" w:rsidRPr="001A632F">
        <w:rPr>
          <w:rFonts w:ascii="宋体" w:eastAsia="宋体" w:hAnsi="宋体" w:cs="宋体" w:hint="eastAsia"/>
          <w:lang w:eastAsia="zh-CN"/>
        </w:rPr>
        <w:t>设计结果在情绪表达上与用户预期、情境需求及目标用途之间的一致程度，用以刻画设计输出是否实现了与目标情绪相匹配的表达效果。基于后续研究中对情绪相关变量进行界定、测量与评估的需要，本文有必要从色彩意象、情境解释及设计结果评价等相关研究中梳理能够支撑本研究的概念基础，以为后续情绪相关变量的操作化与评估框架提供依据。</w:t>
      </w:r>
    </w:p>
    <w:p w14:paraId="4E438E9D" w14:textId="19737ADD" w:rsidR="0055725D" w:rsidRPr="00E91FDD" w:rsidRDefault="0055725D" w:rsidP="00E91FDD">
      <w:pPr>
        <w:pStyle w:val="Para"/>
        <w:rPr>
          <w:lang w:eastAsia="zh-CN"/>
        </w:rPr>
      </w:pPr>
      <w:r w:rsidRPr="00E91FDD">
        <w:rPr>
          <w:rFonts w:ascii="宋体" w:eastAsia="宋体" w:hAnsi="宋体" w:cs="宋体" w:hint="eastAsia"/>
        </w:rPr>
        <w:t>用户意愿（</w:t>
      </w:r>
      <w:r w:rsidRPr="00E91FDD">
        <w:t>Intentions</w:t>
      </w:r>
      <w:r w:rsidRPr="00E91FDD">
        <w:rPr>
          <w:rFonts w:ascii="宋体" w:eastAsia="宋体" w:hAnsi="宋体" w:cs="宋体" w:hint="eastAsia"/>
        </w:rPr>
        <w:t>）是本文理论路径中的关键下游构念之一，用于刻画用户对生成式</w:t>
      </w:r>
      <w:r w:rsidRPr="00E91FDD">
        <w:t>AI</w:t>
      </w:r>
      <w:r w:rsidRPr="00E91FDD">
        <w:rPr>
          <w:rFonts w:ascii="宋体" w:eastAsia="宋体" w:hAnsi="宋体" w:cs="宋体" w:hint="eastAsia"/>
        </w:rPr>
        <w:t>设计结果从</w:t>
      </w:r>
      <w:r w:rsidRPr="00E91FDD">
        <w:t>“</w:t>
      </w:r>
      <w:r w:rsidRPr="00E91FDD">
        <w:rPr>
          <w:rFonts w:ascii="宋体" w:eastAsia="宋体" w:hAnsi="宋体" w:cs="宋体" w:hint="eastAsia"/>
        </w:rPr>
        <w:t>感知与评价</w:t>
      </w:r>
      <w:r w:rsidRPr="00E91FDD">
        <w:t>”</w:t>
      </w:r>
      <w:r w:rsidRPr="00E91FDD">
        <w:rPr>
          <w:rFonts w:ascii="宋体" w:eastAsia="宋体" w:hAnsi="宋体" w:cs="宋体" w:hint="eastAsia"/>
        </w:rPr>
        <w:t>走向</w:t>
      </w:r>
      <w:r w:rsidRPr="00E91FDD">
        <w:t>“</w:t>
      </w:r>
      <w:r w:rsidRPr="00E91FDD">
        <w:rPr>
          <w:rFonts w:ascii="宋体" w:eastAsia="宋体" w:hAnsi="宋体" w:cs="宋体" w:hint="eastAsia"/>
        </w:rPr>
        <w:t>选择与采纳</w:t>
      </w:r>
      <w:r w:rsidRPr="00E91FDD">
        <w:t>”</w:t>
      </w:r>
      <w:r w:rsidRPr="00E91FDD">
        <w:rPr>
          <w:rFonts w:ascii="宋体" w:eastAsia="宋体" w:hAnsi="宋体" w:cs="宋体" w:hint="eastAsia"/>
        </w:rPr>
        <w:t>的转化过程。</w:t>
      </w:r>
      <w:r w:rsidR="00E45E69" w:rsidRPr="00E91FDD">
        <w:rPr>
          <w:rFonts w:ascii="宋体" w:eastAsia="宋体" w:hAnsi="宋体" w:cs="宋体" w:hint="eastAsia"/>
        </w:rPr>
        <w:t>涉及到本文中</w:t>
      </w:r>
      <w:r w:rsidRPr="00E91FDD">
        <w:rPr>
          <w:rFonts w:ascii="宋体" w:eastAsia="宋体" w:hAnsi="宋体" w:cs="宋体" w:hint="eastAsia"/>
        </w:rPr>
        <w:t>两个的概念：其一是</w:t>
      </w:r>
      <w:r w:rsidR="008500F3" w:rsidRPr="00E91FDD">
        <w:rPr>
          <w:rFonts w:hint="eastAsia"/>
        </w:rPr>
        <w:t>3-</w:t>
      </w:r>
      <w:r w:rsidR="008500F3" w:rsidRPr="00E91FDD">
        <w:t>a</w:t>
      </w:r>
      <w:r w:rsidR="008500F3" w:rsidRPr="00E91FDD">
        <w:rPr>
          <w:rFonts w:ascii="宋体" w:eastAsia="宋体" w:hAnsi="宋体" w:cs="宋体" w:hint="eastAsia"/>
        </w:rPr>
        <w:t>）</w:t>
      </w:r>
      <w:r w:rsidRPr="00E91FDD">
        <w:rPr>
          <w:rFonts w:ascii="宋体" w:eastAsia="宋体" w:hAnsi="宋体" w:cs="宋体" w:hint="eastAsia"/>
        </w:rPr>
        <w:t>设计吸引力（</w:t>
      </w:r>
      <w:r w:rsidRPr="00E91FDD">
        <w:t>Design Attractiveness</w:t>
      </w:r>
      <w:r w:rsidRPr="00E91FDD">
        <w:rPr>
          <w:rFonts w:ascii="宋体" w:eastAsia="宋体" w:hAnsi="宋体" w:cs="宋体" w:hint="eastAsia"/>
        </w:rPr>
        <w:t>），用于衡量用户对设计成果的整体审美评价与偏好强度，强调花礼作为情感性消费品时，花材组合、配色与整体风格等外观线索如何形成</w:t>
      </w:r>
      <w:r w:rsidRPr="00E91FDD">
        <w:t>“</w:t>
      </w:r>
      <w:r w:rsidRPr="00E91FDD">
        <w:rPr>
          <w:rFonts w:ascii="宋体" w:eastAsia="宋体" w:hAnsi="宋体" w:cs="宋体" w:hint="eastAsia"/>
        </w:rPr>
        <w:t>第一印象</w:t>
      </w:r>
      <w:r w:rsidRPr="00E91FDD">
        <w:t>”</w:t>
      </w:r>
      <w:r w:rsidRPr="00E91FDD">
        <w:rPr>
          <w:rFonts w:ascii="宋体" w:eastAsia="宋体" w:hAnsi="宋体" w:cs="宋体" w:hint="eastAsia"/>
        </w:rPr>
        <w:t>并驱动好感；其二是</w:t>
      </w:r>
      <w:r w:rsidR="008500F3" w:rsidRPr="00E91FDD">
        <w:rPr>
          <w:rFonts w:hint="eastAsia"/>
        </w:rPr>
        <w:t>3-</w:t>
      </w:r>
      <w:r w:rsidR="008500F3" w:rsidRPr="00E91FDD">
        <w:t>b</w:t>
      </w:r>
      <w:r w:rsidR="008500F3" w:rsidRPr="00E91FDD">
        <w:rPr>
          <w:rFonts w:ascii="宋体" w:eastAsia="宋体" w:hAnsi="宋体" w:cs="宋体" w:hint="eastAsia"/>
        </w:rPr>
        <w:t>）</w:t>
      </w:r>
      <w:r w:rsidRPr="00E91FDD">
        <w:rPr>
          <w:rFonts w:ascii="宋体" w:eastAsia="宋体" w:hAnsi="宋体" w:cs="宋体" w:hint="eastAsia"/>
        </w:rPr>
        <w:t>采纳意愿（</w:t>
      </w:r>
      <w:r w:rsidRPr="00E91FDD">
        <w:t>Adoption Intentions</w:t>
      </w:r>
      <w:r w:rsidRPr="00E91FDD">
        <w:rPr>
          <w:rFonts w:ascii="宋体" w:eastAsia="宋体" w:hAnsi="宋体" w:cs="宋体" w:hint="eastAsia"/>
        </w:rPr>
        <w:t>），用于衡量用户在特定送礼情境下对该设计方案的实际选择倾向与使用</w:t>
      </w:r>
      <w:r w:rsidRPr="00E91FDD">
        <w:t>/</w:t>
      </w:r>
      <w:r w:rsidRPr="00E91FDD">
        <w:rPr>
          <w:rFonts w:ascii="宋体" w:eastAsia="宋体" w:hAnsi="宋体" w:cs="宋体" w:hint="eastAsia"/>
        </w:rPr>
        <w:t>购买意图，作为本文最终的目标（</w:t>
      </w:r>
      <w:r w:rsidRPr="00E91FDD">
        <w:t>target</w:t>
      </w:r>
      <w:r w:rsidRPr="00E91FDD">
        <w:rPr>
          <w:rFonts w:ascii="宋体" w:eastAsia="宋体" w:hAnsi="宋体" w:cs="宋体" w:hint="eastAsia"/>
        </w:rPr>
        <w:t>）行为指标</w:t>
      </w:r>
      <w:r w:rsidR="008500F3" w:rsidRPr="00E91FDD">
        <w:rPr>
          <w:rFonts w:ascii="宋体" w:eastAsia="宋体" w:hAnsi="宋体" w:cs="宋体" w:hint="eastAsia"/>
        </w:rPr>
        <w:t>。</w:t>
      </w:r>
      <w:r w:rsidR="00BA59B7">
        <w:rPr>
          <w:rFonts w:ascii="宋体" w:eastAsia="宋体" w:hAnsi="宋体" w:cs="宋体" w:hint="eastAsia"/>
          <w:lang w:eastAsia="zh-CN"/>
        </w:rPr>
        <w:t>在本文中，设计吸引力讨论的范畴和直接的审美反应相关，而采纳意愿被视为下游行为结果，</w:t>
      </w:r>
      <w:r w:rsidR="008A4190">
        <w:rPr>
          <w:rFonts w:ascii="宋体" w:eastAsia="宋体" w:hAnsi="宋体" w:cs="宋体" w:hint="eastAsia"/>
          <w:lang w:eastAsia="zh-CN"/>
        </w:rPr>
        <w:t>这两个概念在链路上相互衔接但在评估口径中独立——用户的采纳意愿、或者进一步</w:t>
      </w:r>
      <w:r w:rsidR="00BA59B7">
        <w:rPr>
          <w:rFonts w:ascii="宋体" w:eastAsia="宋体" w:hAnsi="宋体" w:cs="宋体" w:hint="eastAsia"/>
          <w:lang w:eastAsia="zh-CN"/>
        </w:rPr>
        <w:t>的消费者购买行为</w:t>
      </w:r>
      <w:r w:rsidR="008A4190">
        <w:rPr>
          <w:rFonts w:ascii="宋体" w:eastAsia="宋体" w:hAnsi="宋体" w:cs="宋体" w:hint="eastAsia"/>
          <w:lang w:eastAsia="zh-CN"/>
        </w:rPr>
        <w:t>，并不</w:t>
      </w:r>
      <w:r w:rsidR="00BA59B7">
        <w:rPr>
          <w:rFonts w:ascii="宋体" w:eastAsia="宋体" w:hAnsi="宋体" w:cs="宋体" w:hint="eastAsia"/>
          <w:lang w:eastAsia="zh-CN"/>
        </w:rPr>
        <w:t>单一</w:t>
      </w:r>
      <w:r w:rsidR="008A4190">
        <w:rPr>
          <w:rFonts w:ascii="宋体" w:eastAsia="宋体" w:hAnsi="宋体" w:cs="宋体" w:hint="eastAsia"/>
          <w:lang w:eastAsia="zh-CN"/>
        </w:rPr>
        <w:t>取决于</w:t>
      </w:r>
      <w:r w:rsidR="00BA59B7">
        <w:rPr>
          <w:rFonts w:ascii="宋体" w:eastAsia="宋体" w:hAnsi="宋体" w:cs="宋体" w:hint="eastAsia"/>
          <w:lang w:eastAsia="zh-CN"/>
        </w:rPr>
        <w:t>本文讨论的</w:t>
      </w:r>
      <w:r w:rsidR="008A4190">
        <w:rPr>
          <w:rFonts w:ascii="宋体" w:eastAsia="宋体" w:hAnsi="宋体" w:cs="宋体" w:hint="eastAsia"/>
          <w:lang w:eastAsia="zh-CN"/>
        </w:rPr>
        <w:t>设计吸引力，</w:t>
      </w:r>
      <w:r w:rsidR="00BA59B7">
        <w:rPr>
          <w:rFonts w:ascii="宋体" w:eastAsia="宋体" w:hAnsi="宋体" w:cs="宋体" w:hint="eastAsia"/>
          <w:lang w:eastAsia="zh-CN"/>
        </w:rPr>
        <w:t>这一点会在2.4节做进一步说明。</w:t>
      </w:r>
    </w:p>
    <w:p w14:paraId="68F60C2A" w14:textId="084B0A30" w:rsidR="002C6547" w:rsidRPr="00E91FDD" w:rsidRDefault="002C6547" w:rsidP="00E91FDD">
      <w:pPr>
        <w:pStyle w:val="Para"/>
        <w:rPr>
          <w:lang w:eastAsia="zh-CN"/>
        </w:rPr>
      </w:pPr>
      <w:r w:rsidRPr="00E91FDD">
        <w:rPr>
          <w:rFonts w:ascii="宋体" w:eastAsia="宋体" w:hAnsi="宋体" w:cs="宋体" w:hint="eastAsia"/>
        </w:rPr>
        <w:lastRenderedPageBreak/>
        <w:t>这些核心概念的清晰界定与科学操作化，既是回应第一章提出的</w:t>
      </w:r>
      <w:r w:rsidRPr="00E91FDD">
        <w:t>“</w:t>
      </w:r>
      <w:r w:rsidRPr="00E91FDD">
        <w:rPr>
          <w:rFonts w:ascii="宋体" w:eastAsia="宋体" w:hAnsi="宋体" w:cs="宋体" w:hint="eastAsia"/>
        </w:rPr>
        <w:t>色彩</w:t>
      </w:r>
      <w:r w:rsidRPr="00E91FDD">
        <w:t>-</w:t>
      </w:r>
      <w:r w:rsidRPr="00E91FDD">
        <w:rPr>
          <w:rFonts w:ascii="宋体" w:eastAsia="宋体" w:hAnsi="宋体" w:cs="宋体" w:hint="eastAsia"/>
        </w:rPr>
        <w:t>情绪</w:t>
      </w:r>
      <w:r w:rsidRPr="00E91FDD">
        <w:t>-</w:t>
      </w:r>
      <w:r w:rsidRPr="00E91FDD">
        <w:rPr>
          <w:rFonts w:ascii="宋体" w:eastAsia="宋体" w:hAnsi="宋体" w:cs="宋体" w:hint="eastAsia"/>
        </w:rPr>
        <w:t>行为</w:t>
      </w:r>
      <w:r w:rsidRPr="00E91FDD">
        <w:t>”</w:t>
      </w:r>
      <w:r w:rsidRPr="00E91FDD">
        <w:rPr>
          <w:rFonts w:ascii="宋体" w:eastAsia="宋体" w:hAnsi="宋体" w:cs="宋体" w:hint="eastAsia"/>
        </w:rPr>
        <w:t>关联研究缺口的核心前提，也是后续验证相关研究假设、拆解理论路径、提炼研究结论的重要操作依据，更是衔接理论研究与实践应用的关键纽带</w:t>
      </w:r>
      <w:r w:rsidR="00810063">
        <w:rPr>
          <w:rFonts w:ascii="宋体" w:eastAsia="宋体" w:hAnsi="宋体" w:cs="宋体" w:hint="eastAsia"/>
          <w:lang w:eastAsia="zh-CN"/>
        </w:rPr>
        <w:t>。表1梳理了2.2-2.4节涉及到的核心概念、基本含义，及其在本文研究路径中的衔接关系或是作用。并在本章后续的段落进行相关概念的明晰和综述。</w:t>
      </w:r>
    </w:p>
    <w:p w14:paraId="728D9F5A" w14:textId="2A5EC33D" w:rsidR="008A5C14" w:rsidRPr="008A5C14" w:rsidRDefault="008A5C14" w:rsidP="008A5C14">
      <w:pPr>
        <w:pStyle w:val="TableCaption"/>
      </w:pPr>
      <w:r w:rsidRPr="008A5C14">
        <w:rPr>
          <w:rFonts w:hint="eastAsia"/>
        </w:rPr>
        <w:t xml:space="preserve">Table </w:t>
      </w:r>
      <w:r w:rsidRPr="008A5C14">
        <w:rPr>
          <w:rFonts w:hint="eastAsia"/>
        </w:rPr>
        <w:fldChar w:fldCharType="begin"/>
      </w:r>
      <w:r w:rsidRPr="008A5C14">
        <w:rPr>
          <w:rFonts w:hint="eastAsia"/>
        </w:rPr>
        <w:instrText xml:space="preserve"> SEQ Table \* ARABIC </w:instrText>
      </w:r>
      <w:r w:rsidRPr="008A5C14">
        <w:rPr>
          <w:rFonts w:hint="eastAsia"/>
        </w:rPr>
        <w:fldChar w:fldCharType="separate"/>
      </w:r>
      <w:r w:rsidR="007D45CB">
        <w:rPr>
          <w:noProof/>
        </w:rPr>
        <w:t>1</w:t>
      </w:r>
      <w:r w:rsidRPr="008A5C14">
        <w:rPr>
          <w:rFonts w:hint="eastAsia"/>
        </w:rPr>
        <w:fldChar w:fldCharType="end"/>
      </w:r>
      <w:r w:rsidR="00810063">
        <w:rPr>
          <w:rFonts w:eastAsiaTheme="minorEastAsia" w:hint="eastAsia"/>
          <w:lang w:eastAsia="zh-CN"/>
        </w:rPr>
        <w:t xml:space="preserve"> </w:t>
      </w:r>
      <w:r w:rsidRPr="008A5C14">
        <w:rPr>
          <w:rFonts w:hint="eastAsia"/>
        </w:rPr>
        <w:t>Key concepts, working definitions, and their relevance to this thesis.</w:t>
      </w:r>
    </w:p>
    <w:tbl>
      <w:tblPr>
        <w:tblStyle w:val="15075"/>
        <w:tblW w:w="0" w:type="auto"/>
        <w:tblLook w:val="04E0" w:firstRow="1" w:lastRow="1" w:firstColumn="1" w:lastColumn="0" w:noHBand="0" w:noVBand="1"/>
      </w:tblPr>
      <w:tblGrid>
        <w:gridCol w:w="1134"/>
        <w:gridCol w:w="2043"/>
        <w:gridCol w:w="3122"/>
        <w:gridCol w:w="2007"/>
      </w:tblGrid>
      <w:tr w:rsidR="008A5C14" w:rsidRPr="00F52018" w14:paraId="1DD3C260" w14:textId="77777777" w:rsidTr="00810063">
        <w:trPr>
          <w:cnfStyle w:val="100000000000" w:firstRow="1" w:lastRow="0" w:firstColumn="0" w:lastColumn="0" w:oddVBand="0" w:evenVBand="0" w:oddHBand="0" w:evenHBand="0" w:firstRowFirstColumn="0" w:firstRowLastColumn="0" w:lastRowFirstColumn="0" w:lastRowLastColumn="0"/>
        </w:trPr>
        <w:tc>
          <w:tcPr>
            <w:tcW w:w="1134" w:type="dxa"/>
            <w:hideMark/>
          </w:tcPr>
          <w:p w14:paraId="0FCC240A" w14:textId="77777777" w:rsidR="008A5C14" w:rsidRPr="00F52018" w:rsidRDefault="008A5C14" w:rsidP="00F52018">
            <w:pPr>
              <w:pStyle w:val="TableCell"/>
            </w:pPr>
            <w:r w:rsidRPr="00F52018">
              <w:t>Scope</w:t>
            </w:r>
          </w:p>
        </w:tc>
        <w:tc>
          <w:tcPr>
            <w:tcW w:w="2043" w:type="dxa"/>
            <w:hideMark/>
          </w:tcPr>
          <w:p w14:paraId="258F4264" w14:textId="77777777" w:rsidR="008A5C14" w:rsidRPr="00F52018" w:rsidRDefault="008A5C14" w:rsidP="00F52018">
            <w:pPr>
              <w:pStyle w:val="TableCell"/>
            </w:pPr>
            <w:r w:rsidRPr="00F52018">
              <w:t>Key concept</w:t>
            </w:r>
          </w:p>
        </w:tc>
        <w:tc>
          <w:tcPr>
            <w:tcW w:w="0" w:type="auto"/>
            <w:hideMark/>
          </w:tcPr>
          <w:p w14:paraId="03F2B6FF" w14:textId="77777777" w:rsidR="008A5C14" w:rsidRPr="00F52018" w:rsidRDefault="008A5C14" w:rsidP="00F52018">
            <w:pPr>
              <w:pStyle w:val="TableCell"/>
            </w:pPr>
            <w:r w:rsidRPr="00F52018">
              <w:t>Definition</w:t>
            </w:r>
          </w:p>
        </w:tc>
        <w:tc>
          <w:tcPr>
            <w:tcW w:w="0" w:type="auto"/>
            <w:hideMark/>
          </w:tcPr>
          <w:p w14:paraId="1162FEC0" w14:textId="77777777" w:rsidR="008A5C14" w:rsidRPr="00F52018" w:rsidRDefault="008A5C14" w:rsidP="00F52018">
            <w:pPr>
              <w:pStyle w:val="TableCell"/>
            </w:pPr>
            <w:r w:rsidRPr="00F52018">
              <w:t>Contribution to this thesis</w:t>
            </w:r>
          </w:p>
        </w:tc>
      </w:tr>
      <w:tr w:rsidR="00F52018" w:rsidRPr="00F52018" w14:paraId="2D2193C0" w14:textId="77777777" w:rsidTr="00810063">
        <w:tc>
          <w:tcPr>
            <w:tcW w:w="1134" w:type="dxa"/>
            <w:vMerge w:val="restart"/>
          </w:tcPr>
          <w:p w14:paraId="5B0E67BC" w14:textId="77777777" w:rsidR="00F52018" w:rsidRPr="00F52018" w:rsidRDefault="00F52018" w:rsidP="00F52018">
            <w:pPr>
              <w:pStyle w:val="TableCell"/>
            </w:pPr>
            <w:r w:rsidRPr="00F52018">
              <w:rPr>
                <w:rFonts w:hint="eastAsia"/>
              </w:rPr>
              <w:t xml:space="preserve">1) </w:t>
            </w:r>
            <w:proofErr w:type="spellStart"/>
            <w:r w:rsidRPr="00F52018">
              <w:t>Colour</w:t>
            </w:r>
            <w:proofErr w:type="spellEnd"/>
          </w:p>
          <w:p w14:paraId="32A448D8" w14:textId="77777777" w:rsidR="00F52018" w:rsidRPr="00F52018" w:rsidRDefault="00F52018" w:rsidP="00F52018">
            <w:pPr>
              <w:pStyle w:val="TableCell"/>
            </w:pPr>
          </w:p>
        </w:tc>
        <w:tc>
          <w:tcPr>
            <w:tcW w:w="2043" w:type="dxa"/>
          </w:tcPr>
          <w:p w14:paraId="638B6195" w14:textId="74CEB931" w:rsidR="00F52018" w:rsidRPr="00F52018" w:rsidRDefault="00F52018" w:rsidP="00F52018">
            <w:pPr>
              <w:pStyle w:val="TableCell"/>
            </w:pPr>
            <w:r w:rsidRPr="00F52018">
              <w:rPr>
                <w:rFonts w:hint="eastAsia"/>
              </w:rPr>
              <w:t>1-</w:t>
            </w:r>
            <w:r w:rsidRPr="00F52018">
              <w:t>a</w:t>
            </w:r>
            <w:r w:rsidRPr="00F52018">
              <w:rPr>
                <w:rFonts w:ascii="宋体" w:eastAsia="宋体" w:hAnsi="宋体" w:cs="宋体" w:hint="eastAsia"/>
              </w:rPr>
              <w:t>）</w:t>
            </w:r>
            <w:r w:rsidRPr="00F52018">
              <w:rPr>
                <w:rFonts w:hint="eastAsia"/>
              </w:rPr>
              <w:t>Colour as a Focal Design Factor</w:t>
            </w:r>
          </w:p>
        </w:tc>
        <w:tc>
          <w:tcPr>
            <w:tcW w:w="0" w:type="auto"/>
          </w:tcPr>
          <w:p w14:paraId="752B748E" w14:textId="262CBCE8" w:rsidR="00F52018" w:rsidRPr="00F52018" w:rsidRDefault="00F52018" w:rsidP="00F52018">
            <w:pPr>
              <w:pStyle w:val="TableCell"/>
              <w:rPr>
                <w:lang w:eastAsia="zh-CN"/>
              </w:rPr>
            </w:pPr>
            <w:r w:rsidRPr="00F52018">
              <w:rPr>
                <w:rFonts w:ascii="宋体" w:eastAsia="宋体" w:hAnsi="宋体" w:cs="宋体" w:hint="eastAsia"/>
                <w:lang w:eastAsia="zh-CN"/>
              </w:rPr>
              <w:t>色彩作为一种在用户感知、审美印象与情绪反应中具有突出作用的核心设计因素</w:t>
            </w:r>
          </w:p>
        </w:tc>
        <w:tc>
          <w:tcPr>
            <w:tcW w:w="0" w:type="auto"/>
          </w:tcPr>
          <w:p w14:paraId="1F236D37" w14:textId="0D3A2E44" w:rsidR="00F52018" w:rsidRPr="00F52018" w:rsidRDefault="00F52018" w:rsidP="00F52018">
            <w:pPr>
              <w:pStyle w:val="TableCell"/>
              <w:rPr>
                <w:lang w:eastAsia="zh-CN"/>
              </w:rPr>
            </w:pPr>
            <w:r>
              <w:rPr>
                <w:rFonts w:ascii="宋体" w:eastAsia="宋体" w:hAnsi="宋体" w:cs="宋体" w:hint="eastAsia"/>
                <w:lang w:eastAsia="zh-CN"/>
              </w:rPr>
              <w:t>说明本文选择色彩作为首要研究变量的依据</w:t>
            </w:r>
          </w:p>
        </w:tc>
      </w:tr>
      <w:tr w:rsidR="00F52018" w:rsidRPr="00F52018" w14:paraId="0F0B4F84" w14:textId="77777777" w:rsidTr="00810063">
        <w:tc>
          <w:tcPr>
            <w:tcW w:w="1134" w:type="dxa"/>
            <w:vMerge/>
            <w:hideMark/>
          </w:tcPr>
          <w:p w14:paraId="5FD4A04F" w14:textId="50E926B0" w:rsidR="00F52018" w:rsidRPr="00F52018" w:rsidRDefault="00F52018" w:rsidP="00F52018">
            <w:pPr>
              <w:pStyle w:val="TableCell"/>
              <w:rPr>
                <w:lang w:eastAsia="zh-CN"/>
              </w:rPr>
            </w:pPr>
          </w:p>
        </w:tc>
        <w:tc>
          <w:tcPr>
            <w:tcW w:w="2043" w:type="dxa"/>
            <w:hideMark/>
          </w:tcPr>
          <w:p w14:paraId="7B16E2D1" w14:textId="08A763DB" w:rsidR="00F52018" w:rsidRPr="00F52018" w:rsidRDefault="00F52018" w:rsidP="00F52018">
            <w:pPr>
              <w:pStyle w:val="TableCell"/>
            </w:pPr>
            <w:r w:rsidRPr="00F52018">
              <w:t>1-b) Primary–Secondary–Accent Structure</w:t>
            </w:r>
          </w:p>
        </w:tc>
        <w:tc>
          <w:tcPr>
            <w:tcW w:w="0" w:type="auto"/>
            <w:hideMark/>
          </w:tcPr>
          <w:p w14:paraId="38087040" w14:textId="77777777" w:rsidR="00F52018" w:rsidRPr="00F52018" w:rsidRDefault="00F52018" w:rsidP="00F52018">
            <w:pPr>
              <w:pStyle w:val="TableCell"/>
              <w:rPr>
                <w:lang w:eastAsia="zh-CN"/>
              </w:rPr>
            </w:pPr>
            <w:r w:rsidRPr="00F52018">
              <w:rPr>
                <w:rFonts w:ascii="宋体" w:eastAsia="宋体" w:hAnsi="宋体" w:cs="宋体" w:hint="eastAsia"/>
                <w:lang w:eastAsia="zh-CN"/>
              </w:rPr>
              <w:t>参考设计实践中的构成式配色方法，对</w:t>
            </w:r>
            <w:r w:rsidRPr="00F52018">
              <w:rPr>
                <w:lang w:eastAsia="zh-CN"/>
              </w:rPr>
              <w:t xml:space="preserve"> GenAI </w:t>
            </w:r>
            <w:r w:rsidRPr="00F52018">
              <w:rPr>
                <w:rFonts w:ascii="宋体" w:eastAsia="宋体" w:hAnsi="宋体" w:cs="宋体" w:hint="eastAsia"/>
                <w:lang w:eastAsia="zh-CN"/>
              </w:rPr>
              <w:t>设计进行主</w:t>
            </w:r>
            <w:r w:rsidRPr="00F52018">
              <w:rPr>
                <w:lang w:eastAsia="zh-CN"/>
              </w:rPr>
              <w:t>–</w:t>
            </w:r>
            <w:r w:rsidRPr="00F52018">
              <w:rPr>
                <w:rFonts w:ascii="宋体" w:eastAsia="宋体" w:hAnsi="宋体" w:cs="宋体" w:hint="eastAsia"/>
                <w:lang w:eastAsia="zh-CN"/>
              </w:rPr>
              <w:t>辅</w:t>
            </w:r>
            <w:r w:rsidRPr="00F52018">
              <w:rPr>
                <w:lang w:eastAsia="zh-CN"/>
              </w:rPr>
              <w:t>–</w:t>
            </w:r>
            <w:r w:rsidRPr="00F52018">
              <w:rPr>
                <w:rFonts w:ascii="宋体" w:eastAsia="宋体" w:hAnsi="宋体" w:cs="宋体" w:hint="eastAsia"/>
                <w:lang w:eastAsia="zh-CN"/>
              </w:rPr>
              <w:t>点缀色的配色结构规定。</w:t>
            </w:r>
          </w:p>
        </w:tc>
        <w:tc>
          <w:tcPr>
            <w:tcW w:w="0" w:type="auto"/>
            <w:hideMark/>
          </w:tcPr>
          <w:p w14:paraId="36C718B3" w14:textId="77777777" w:rsidR="00F52018" w:rsidRPr="00F52018" w:rsidRDefault="00F52018" w:rsidP="00F52018">
            <w:pPr>
              <w:pStyle w:val="TableCell"/>
              <w:rPr>
                <w:lang w:eastAsia="zh-CN"/>
              </w:rPr>
            </w:pPr>
            <w:r w:rsidRPr="00F52018">
              <w:rPr>
                <w:rFonts w:ascii="宋体" w:eastAsia="宋体" w:hAnsi="宋体" w:cs="宋体" w:hint="eastAsia"/>
                <w:lang w:eastAsia="zh-CN"/>
              </w:rPr>
              <w:t>为配色结构分析提供统一口径。</w:t>
            </w:r>
          </w:p>
        </w:tc>
      </w:tr>
      <w:tr w:rsidR="00F52018" w:rsidRPr="00F52018" w14:paraId="7C06E230" w14:textId="77777777" w:rsidTr="00810063">
        <w:tc>
          <w:tcPr>
            <w:tcW w:w="1134" w:type="dxa"/>
            <w:vMerge/>
            <w:hideMark/>
          </w:tcPr>
          <w:p w14:paraId="3FF62F2E" w14:textId="753D0229" w:rsidR="00F52018" w:rsidRPr="00F52018" w:rsidRDefault="00F52018" w:rsidP="00F52018">
            <w:pPr>
              <w:pStyle w:val="TableCell"/>
              <w:rPr>
                <w:lang w:eastAsia="zh-CN"/>
              </w:rPr>
            </w:pPr>
          </w:p>
        </w:tc>
        <w:tc>
          <w:tcPr>
            <w:tcW w:w="2043" w:type="dxa"/>
            <w:hideMark/>
          </w:tcPr>
          <w:p w14:paraId="627CC256" w14:textId="7AEA1F24" w:rsidR="00F52018" w:rsidRPr="00F52018" w:rsidRDefault="00F52018" w:rsidP="00F52018">
            <w:pPr>
              <w:pStyle w:val="TableCell"/>
            </w:pPr>
            <w:r w:rsidRPr="00F52018">
              <w:t>1-c) Color Attributes</w:t>
            </w:r>
          </w:p>
        </w:tc>
        <w:tc>
          <w:tcPr>
            <w:tcW w:w="0" w:type="auto"/>
            <w:hideMark/>
          </w:tcPr>
          <w:p w14:paraId="67385A25" w14:textId="77777777" w:rsidR="00F52018" w:rsidRPr="00F52018" w:rsidRDefault="00F52018" w:rsidP="00F52018">
            <w:pPr>
              <w:pStyle w:val="TableCell"/>
              <w:rPr>
                <w:lang w:eastAsia="zh-CN"/>
              </w:rPr>
            </w:pPr>
            <w:r w:rsidRPr="00F52018">
              <w:rPr>
                <w:rFonts w:ascii="宋体" w:eastAsia="宋体" w:hAnsi="宋体" w:cs="宋体" w:hint="eastAsia"/>
                <w:lang w:eastAsia="zh-CN"/>
              </w:rPr>
              <w:t>以</w:t>
            </w:r>
            <w:r w:rsidRPr="00F52018">
              <w:rPr>
                <w:lang w:eastAsia="zh-CN"/>
              </w:rPr>
              <w:t xml:space="preserve"> CIE L*C*h° </w:t>
            </w:r>
            <w:r w:rsidRPr="00F52018">
              <w:rPr>
                <w:rFonts w:ascii="宋体" w:eastAsia="宋体" w:hAnsi="宋体" w:cs="宋体" w:hint="eastAsia"/>
                <w:lang w:eastAsia="zh-CN"/>
              </w:rPr>
              <w:t>色彩空间为代表的色彩属性参数化表征（含色差度量如</w:t>
            </w:r>
            <w:r w:rsidRPr="00F52018">
              <w:rPr>
                <w:lang w:eastAsia="zh-CN"/>
              </w:rPr>
              <w:t xml:space="preserve"> </w:t>
            </w:r>
            <w:r w:rsidRPr="00F52018">
              <w:t>Δ</w:t>
            </w:r>
            <w:r w:rsidRPr="00F52018">
              <w:rPr>
                <w:lang w:eastAsia="zh-CN"/>
              </w:rPr>
              <w:t>E</w:t>
            </w:r>
            <w:r w:rsidRPr="00F52018">
              <w:rPr>
                <w:rFonts w:ascii="宋体" w:eastAsia="宋体" w:hAnsi="宋体" w:cs="宋体" w:hint="eastAsia"/>
                <w:lang w:eastAsia="zh-CN"/>
              </w:rPr>
              <w:t>）。</w:t>
            </w:r>
          </w:p>
        </w:tc>
        <w:tc>
          <w:tcPr>
            <w:tcW w:w="0" w:type="auto"/>
            <w:hideMark/>
          </w:tcPr>
          <w:p w14:paraId="77E735C6" w14:textId="77777777" w:rsidR="00F52018" w:rsidRPr="00F52018" w:rsidRDefault="00F52018" w:rsidP="00F52018">
            <w:pPr>
              <w:pStyle w:val="TableCell"/>
              <w:rPr>
                <w:lang w:eastAsia="zh-CN"/>
              </w:rPr>
            </w:pPr>
            <w:r w:rsidRPr="00F52018">
              <w:rPr>
                <w:rFonts w:ascii="宋体" w:eastAsia="宋体" w:hAnsi="宋体" w:cs="宋体" w:hint="eastAsia"/>
                <w:lang w:eastAsia="zh-CN"/>
              </w:rPr>
              <w:t>为情绪契合评估提供可比较的输入变量。</w:t>
            </w:r>
          </w:p>
        </w:tc>
      </w:tr>
      <w:tr w:rsidR="00F52018" w:rsidRPr="00F52018" w14:paraId="54A174B6" w14:textId="77777777" w:rsidTr="00810063">
        <w:tc>
          <w:tcPr>
            <w:tcW w:w="1134" w:type="dxa"/>
            <w:vMerge/>
            <w:hideMark/>
          </w:tcPr>
          <w:p w14:paraId="2F2055FB" w14:textId="61CC60AD" w:rsidR="00F52018" w:rsidRPr="00F52018" w:rsidRDefault="00F52018" w:rsidP="00F52018">
            <w:pPr>
              <w:pStyle w:val="TableCell"/>
              <w:rPr>
                <w:lang w:eastAsia="zh-CN"/>
              </w:rPr>
            </w:pPr>
          </w:p>
        </w:tc>
        <w:tc>
          <w:tcPr>
            <w:tcW w:w="2043" w:type="dxa"/>
            <w:hideMark/>
          </w:tcPr>
          <w:p w14:paraId="068F527B" w14:textId="1183D8BE" w:rsidR="00F52018" w:rsidRPr="00F52018" w:rsidRDefault="00F52018" w:rsidP="00F52018">
            <w:pPr>
              <w:pStyle w:val="TableCell"/>
            </w:pPr>
            <w:r w:rsidRPr="00F52018">
              <w:t>1-</w:t>
            </w:r>
            <w:r w:rsidRPr="00F52018">
              <w:rPr>
                <w:rFonts w:hint="eastAsia"/>
              </w:rPr>
              <w:t>d</w:t>
            </w:r>
            <w:r w:rsidRPr="00F52018">
              <w:t xml:space="preserve">) </w:t>
            </w:r>
            <w:proofErr w:type="spellStart"/>
            <w:r w:rsidRPr="00F52018">
              <w:t>Colour</w:t>
            </w:r>
            <w:proofErr w:type="spellEnd"/>
            <w:r w:rsidRPr="00F52018">
              <w:t xml:space="preserve"> Representation and Measurement</w:t>
            </w:r>
          </w:p>
        </w:tc>
        <w:tc>
          <w:tcPr>
            <w:tcW w:w="0" w:type="auto"/>
            <w:hideMark/>
          </w:tcPr>
          <w:p w14:paraId="435BF96C" w14:textId="77777777" w:rsidR="00F52018" w:rsidRPr="00F52018" w:rsidRDefault="00F52018" w:rsidP="00F52018">
            <w:pPr>
              <w:pStyle w:val="TableCell"/>
            </w:pPr>
          </w:p>
        </w:tc>
        <w:tc>
          <w:tcPr>
            <w:tcW w:w="0" w:type="auto"/>
            <w:hideMark/>
          </w:tcPr>
          <w:p w14:paraId="3A7C7BAD" w14:textId="77777777" w:rsidR="00F52018" w:rsidRPr="00F52018" w:rsidRDefault="00F52018" w:rsidP="00F52018">
            <w:pPr>
              <w:pStyle w:val="TableCell"/>
            </w:pPr>
          </w:p>
        </w:tc>
      </w:tr>
      <w:tr w:rsidR="00F52018" w:rsidRPr="00F52018" w14:paraId="49B1C328" w14:textId="77777777" w:rsidTr="00810063">
        <w:tc>
          <w:tcPr>
            <w:tcW w:w="1134" w:type="dxa"/>
            <w:vMerge/>
            <w:hideMark/>
          </w:tcPr>
          <w:p w14:paraId="5107544A" w14:textId="778A0E19" w:rsidR="00F52018" w:rsidRPr="00F52018" w:rsidRDefault="00F52018" w:rsidP="00F52018">
            <w:pPr>
              <w:pStyle w:val="TableCell"/>
            </w:pPr>
          </w:p>
        </w:tc>
        <w:tc>
          <w:tcPr>
            <w:tcW w:w="2043" w:type="dxa"/>
            <w:hideMark/>
          </w:tcPr>
          <w:p w14:paraId="2139837C" w14:textId="54DE9111" w:rsidR="00F52018" w:rsidRPr="00F52018" w:rsidRDefault="00F52018" w:rsidP="00F52018">
            <w:pPr>
              <w:pStyle w:val="TableCell"/>
            </w:pPr>
            <w:r w:rsidRPr="00F52018">
              <w:t>1-</w:t>
            </w:r>
            <w:r w:rsidRPr="00F52018">
              <w:rPr>
                <w:rFonts w:hint="eastAsia"/>
              </w:rPr>
              <w:t>e</w:t>
            </w:r>
            <w:r w:rsidRPr="00F52018">
              <w:t xml:space="preserve">) </w:t>
            </w:r>
            <w:proofErr w:type="spellStart"/>
            <w:r w:rsidRPr="00F52018">
              <w:t>Colour</w:t>
            </w:r>
            <w:proofErr w:type="spellEnd"/>
            <w:r w:rsidRPr="00F52018">
              <w:t xml:space="preserve"> Harmony</w:t>
            </w:r>
          </w:p>
        </w:tc>
        <w:tc>
          <w:tcPr>
            <w:tcW w:w="0" w:type="auto"/>
            <w:hideMark/>
          </w:tcPr>
          <w:p w14:paraId="3675F567" w14:textId="77777777" w:rsidR="00F52018" w:rsidRPr="00F52018" w:rsidRDefault="00F52018" w:rsidP="00F52018">
            <w:pPr>
              <w:pStyle w:val="TableCell"/>
            </w:pPr>
          </w:p>
        </w:tc>
        <w:tc>
          <w:tcPr>
            <w:tcW w:w="0" w:type="auto"/>
            <w:hideMark/>
          </w:tcPr>
          <w:p w14:paraId="66544396" w14:textId="77777777" w:rsidR="00F52018" w:rsidRPr="00F52018" w:rsidRDefault="00F52018" w:rsidP="00F52018">
            <w:pPr>
              <w:pStyle w:val="TableCell"/>
            </w:pPr>
          </w:p>
        </w:tc>
      </w:tr>
      <w:tr w:rsidR="008A5C14" w:rsidRPr="00F52018" w14:paraId="08771AF3" w14:textId="77777777" w:rsidTr="00810063">
        <w:tc>
          <w:tcPr>
            <w:tcW w:w="1134" w:type="dxa"/>
            <w:vMerge w:val="restart"/>
            <w:hideMark/>
          </w:tcPr>
          <w:p w14:paraId="4398C46D" w14:textId="35350FC5" w:rsidR="008A5C14" w:rsidRPr="00F52018" w:rsidRDefault="008A5C14" w:rsidP="00F52018">
            <w:pPr>
              <w:pStyle w:val="TableCell"/>
            </w:pPr>
            <w:r w:rsidRPr="00F52018">
              <w:rPr>
                <w:rFonts w:hint="eastAsia"/>
              </w:rPr>
              <w:t xml:space="preserve">2) </w:t>
            </w:r>
            <w:r w:rsidRPr="00F52018">
              <w:t>Emotion</w:t>
            </w:r>
          </w:p>
        </w:tc>
        <w:tc>
          <w:tcPr>
            <w:tcW w:w="2043" w:type="dxa"/>
            <w:hideMark/>
          </w:tcPr>
          <w:p w14:paraId="56B45CD8" w14:textId="77777777" w:rsidR="008A5C14" w:rsidRPr="00F52018" w:rsidRDefault="008A5C14" w:rsidP="00F52018">
            <w:pPr>
              <w:pStyle w:val="TableCell"/>
            </w:pPr>
            <w:r w:rsidRPr="00F52018">
              <w:t xml:space="preserve">2-a) </w:t>
            </w:r>
            <w:proofErr w:type="spellStart"/>
            <w:r w:rsidRPr="00F52018">
              <w:t>Colour</w:t>
            </w:r>
            <w:proofErr w:type="spellEnd"/>
            <w:r w:rsidRPr="00F52018">
              <w:t xml:space="preserve"> Imagery in Context</w:t>
            </w:r>
          </w:p>
        </w:tc>
        <w:tc>
          <w:tcPr>
            <w:tcW w:w="0" w:type="auto"/>
            <w:hideMark/>
          </w:tcPr>
          <w:p w14:paraId="605A9CBD" w14:textId="77777777" w:rsidR="008A5C14" w:rsidRPr="00F52018" w:rsidRDefault="008A5C14" w:rsidP="00F52018">
            <w:pPr>
              <w:pStyle w:val="TableCell"/>
              <w:rPr>
                <w:lang w:eastAsia="zh-CN"/>
              </w:rPr>
            </w:pPr>
            <w:r w:rsidRPr="00F52018">
              <w:rPr>
                <w:rFonts w:ascii="宋体" w:eastAsia="宋体" w:hAnsi="宋体" w:cs="宋体" w:hint="eastAsia"/>
                <w:lang w:eastAsia="zh-CN"/>
              </w:rPr>
              <w:t>由配色组合生成、并在关系</w:t>
            </w:r>
            <w:r w:rsidRPr="00F52018">
              <w:rPr>
                <w:lang w:eastAsia="zh-CN"/>
              </w:rPr>
              <w:t>/</w:t>
            </w:r>
            <w:r w:rsidRPr="00F52018">
              <w:rPr>
                <w:rFonts w:ascii="宋体" w:eastAsia="宋体" w:hAnsi="宋体" w:cs="宋体" w:hint="eastAsia"/>
                <w:lang w:eastAsia="zh-CN"/>
              </w:rPr>
              <w:t>场景</w:t>
            </w:r>
            <w:r w:rsidRPr="00F52018">
              <w:rPr>
                <w:lang w:eastAsia="zh-CN"/>
              </w:rPr>
              <w:t>/</w:t>
            </w:r>
            <w:r w:rsidRPr="00F52018">
              <w:rPr>
                <w:rFonts w:ascii="宋体" w:eastAsia="宋体" w:hAnsi="宋体" w:cs="宋体" w:hint="eastAsia"/>
                <w:lang w:eastAsia="zh-CN"/>
              </w:rPr>
              <w:t>用途语境中被理解的色彩意象。</w:t>
            </w:r>
          </w:p>
        </w:tc>
        <w:tc>
          <w:tcPr>
            <w:tcW w:w="0" w:type="auto"/>
            <w:hideMark/>
          </w:tcPr>
          <w:p w14:paraId="0F3BE970" w14:textId="77777777" w:rsidR="008A5C14" w:rsidRPr="00F52018" w:rsidRDefault="008A5C14" w:rsidP="00F52018">
            <w:pPr>
              <w:pStyle w:val="TableCell"/>
              <w:rPr>
                <w:lang w:eastAsia="zh-CN"/>
              </w:rPr>
            </w:pPr>
            <w:r w:rsidRPr="00F52018">
              <w:rPr>
                <w:rFonts w:ascii="宋体" w:eastAsia="宋体" w:hAnsi="宋体" w:cs="宋体" w:hint="eastAsia"/>
                <w:lang w:eastAsia="zh-CN"/>
              </w:rPr>
              <w:t>为情绪相关变量的界定提供概念基础。</w:t>
            </w:r>
          </w:p>
        </w:tc>
      </w:tr>
      <w:tr w:rsidR="008A5C14" w:rsidRPr="00F52018" w14:paraId="6B64CFA7" w14:textId="77777777" w:rsidTr="00810063">
        <w:tc>
          <w:tcPr>
            <w:tcW w:w="1134" w:type="dxa"/>
            <w:vMerge/>
            <w:hideMark/>
          </w:tcPr>
          <w:p w14:paraId="5C5184AA" w14:textId="71C87098" w:rsidR="008A5C14" w:rsidRPr="00F52018" w:rsidRDefault="008A5C14" w:rsidP="00F52018">
            <w:pPr>
              <w:pStyle w:val="TableCell"/>
              <w:rPr>
                <w:lang w:eastAsia="zh-CN"/>
              </w:rPr>
            </w:pPr>
          </w:p>
        </w:tc>
        <w:tc>
          <w:tcPr>
            <w:tcW w:w="2043" w:type="dxa"/>
            <w:hideMark/>
          </w:tcPr>
          <w:p w14:paraId="3E5B43ED" w14:textId="77777777" w:rsidR="008A5C14" w:rsidRPr="00F52018" w:rsidRDefault="008A5C14" w:rsidP="00F52018">
            <w:pPr>
              <w:pStyle w:val="TableCell"/>
            </w:pPr>
            <w:r w:rsidRPr="00F52018">
              <w:t>2-b) Emotion Alignment</w:t>
            </w:r>
          </w:p>
        </w:tc>
        <w:tc>
          <w:tcPr>
            <w:tcW w:w="0" w:type="auto"/>
            <w:hideMark/>
          </w:tcPr>
          <w:p w14:paraId="4E49B097" w14:textId="77777777" w:rsidR="008A5C14" w:rsidRPr="00F52018" w:rsidRDefault="008A5C14" w:rsidP="00F52018">
            <w:pPr>
              <w:pStyle w:val="TableCell"/>
              <w:rPr>
                <w:lang w:eastAsia="zh-CN"/>
              </w:rPr>
            </w:pPr>
            <w:r w:rsidRPr="00F52018">
              <w:rPr>
                <w:rFonts w:ascii="宋体" w:eastAsia="宋体" w:hAnsi="宋体" w:cs="宋体" w:hint="eastAsia"/>
                <w:lang w:eastAsia="zh-CN"/>
              </w:rPr>
              <w:t>设计结果在情绪表达上与用户预期、情境需求及目标用途之间的一致程度。</w:t>
            </w:r>
          </w:p>
        </w:tc>
        <w:tc>
          <w:tcPr>
            <w:tcW w:w="0" w:type="auto"/>
            <w:hideMark/>
          </w:tcPr>
          <w:p w14:paraId="7C08745B" w14:textId="77777777" w:rsidR="008A5C14" w:rsidRPr="00F52018" w:rsidRDefault="008A5C14" w:rsidP="00F52018">
            <w:pPr>
              <w:pStyle w:val="TableCell"/>
              <w:rPr>
                <w:lang w:eastAsia="zh-CN"/>
              </w:rPr>
            </w:pPr>
            <w:r w:rsidRPr="00F52018">
              <w:rPr>
                <w:rFonts w:ascii="宋体" w:eastAsia="宋体" w:hAnsi="宋体" w:cs="宋体" w:hint="eastAsia"/>
                <w:lang w:eastAsia="zh-CN"/>
              </w:rPr>
              <w:t>连接用户需求与</w:t>
            </w:r>
            <w:r w:rsidRPr="00F52018">
              <w:rPr>
                <w:lang w:eastAsia="zh-CN"/>
              </w:rPr>
              <w:t xml:space="preserve"> AI </w:t>
            </w:r>
            <w:r w:rsidRPr="00F52018">
              <w:rPr>
                <w:rFonts w:ascii="宋体" w:eastAsia="宋体" w:hAnsi="宋体" w:cs="宋体" w:hint="eastAsia"/>
                <w:lang w:eastAsia="zh-CN"/>
              </w:rPr>
              <w:t>输出成果的核心变量。</w:t>
            </w:r>
          </w:p>
        </w:tc>
      </w:tr>
      <w:tr w:rsidR="008A5C14" w:rsidRPr="00F52018" w14:paraId="75320F1F" w14:textId="77777777" w:rsidTr="00810063">
        <w:tc>
          <w:tcPr>
            <w:tcW w:w="1134" w:type="dxa"/>
            <w:vMerge w:val="restart"/>
            <w:hideMark/>
          </w:tcPr>
          <w:p w14:paraId="157F189B" w14:textId="2999F023" w:rsidR="008A5C14" w:rsidRPr="00F52018" w:rsidRDefault="008A5C14" w:rsidP="00F52018">
            <w:pPr>
              <w:pStyle w:val="TableCell"/>
            </w:pPr>
            <w:r w:rsidRPr="00F52018">
              <w:rPr>
                <w:rFonts w:hint="eastAsia"/>
              </w:rPr>
              <w:t xml:space="preserve">3) </w:t>
            </w:r>
            <w:r w:rsidRPr="00F52018">
              <w:t>Intentions</w:t>
            </w:r>
          </w:p>
        </w:tc>
        <w:tc>
          <w:tcPr>
            <w:tcW w:w="2043" w:type="dxa"/>
            <w:hideMark/>
          </w:tcPr>
          <w:p w14:paraId="47DFAB2E" w14:textId="77777777" w:rsidR="008A5C14" w:rsidRPr="00F52018" w:rsidRDefault="008A5C14" w:rsidP="00F52018">
            <w:pPr>
              <w:pStyle w:val="TableCell"/>
            </w:pPr>
            <w:r w:rsidRPr="00F52018">
              <w:t>3-a) Design Attractiveness</w:t>
            </w:r>
          </w:p>
        </w:tc>
        <w:tc>
          <w:tcPr>
            <w:tcW w:w="0" w:type="auto"/>
            <w:hideMark/>
          </w:tcPr>
          <w:p w14:paraId="6AB6D861" w14:textId="77777777" w:rsidR="008A5C14" w:rsidRPr="00F52018" w:rsidRDefault="008A5C14" w:rsidP="00F52018">
            <w:pPr>
              <w:pStyle w:val="TableCell"/>
              <w:rPr>
                <w:lang w:eastAsia="zh-CN"/>
              </w:rPr>
            </w:pPr>
            <w:r w:rsidRPr="00F52018">
              <w:rPr>
                <w:rFonts w:ascii="宋体" w:eastAsia="宋体" w:hAnsi="宋体" w:cs="宋体" w:hint="eastAsia"/>
                <w:lang w:eastAsia="zh-CN"/>
              </w:rPr>
              <w:t>对设计成果整体审美吸引程度与偏好强度的评价。</w:t>
            </w:r>
          </w:p>
        </w:tc>
        <w:tc>
          <w:tcPr>
            <w:tcW w:w="0" w:type="auto"/>
            <w:hideMark/>
          </w:tcPr>
          <w:p w14:paraId="0397E4D2" w14:textId="77777777" w:rsidR="008A5C14" w:rsidRPr="00F52018" w:rsidRDefault="008A5C14" w:rsidP="00F52018">
            <w:pPr>
              <w:pStyle w:val="TableCell"/>
              <w:rPr>
                <w:lang w:eastAsia="zh-CN"/>
              </w:rPr>
            </w:pPr>
            <w:r w:rsidRPr="00F52018">
              <w:rPr>
                <w:rFonts w:ascii="宋体" w:eastAsia="宋体" w:hAnsi="宋体" w:cs="宋体" w:hint="eastAsia"/>
                <w:lang w:eastAsia="zh-CN"/>
              </w:rPr>
              <w:t>情绪与采纳之间的关键桥梁变量。</w:t>
            </w:r>
          </w:p>
        </w:tc>
      </w:tr>
      <w:tr w:rsidR="008A5C14" w:rsidRPr="00F52018" w14:paraId="2CE1917B" w14:textId="77777777" w:rsidTr="00810063">
        <w:trPr>
          <w:cnfStyle w:val="010000000000" w:firstRow="0" w:lastRow="1" w:firstColumn="0" w:lastColumn="0" w:oddVBand="0" w:evenVBand="0" w:oddHBand="0" w:evenHBand="0" w:firstRowFirstColumn="0" w:firstRowLastColumn="0" w:lastRowFirstColumn="0" w:lastRowLastColumn="0"/>
        </w:trPr>
        <w:tc>
          <w:tcPr>
            <w:tcW w:w="1134" w:type="dxa"/>
            <w:vMerge/>
            <w:hideMark/>
          </w:tcPr>
          <w:p w14:paraId="1C7B195E" w14:textId="1958BFB5" w:rsidR="008A5C14" w:rsidRPr="00F52018" w:rsidRDefault="008A5C14" w:rsidP="00F52018">
            <w:pPr>
              <w:pStyle w:val="TableCell"/>
              <w:rPr>
                <w:lang w:eastAsia="zh-CN"/>
              </w:rPr>
            </w:pPr>
          </w:p>
        </w:tc>
        <w:tc>
          <w:tcPr>
            <w:tcW w:w="2043" w:type="dxa"/>
            <w:hideMark/>
          </w:tcPr>
          <w:p w14:paraId="3988DD6D" w14:textId="77777777" w:rsidR="008A5C14" w:rsidRPr="00F52018" w:rsidRDefault="008A5C14" w:rsidP="00F52018">
            <w:pPr>
              <w:pStyle w:val="TableCell"/>
            </w:pPr>
            <w:r w:rsidRPr="00F52018">
              <w:t>3-b) Adoption Intentions</w:t>
            </w:r>
          </w:p>
        </w:tc>
        <w:tc>
          <w:tcPr>
            <w:tcW w:w="0" w:type="auto"/>
            <w:hideMark/>
          </w:tcPr>
          <w:p w14:paraId="52A373DE" w14:textId="77777777" w:rsidR="008A5C14" w:rsidRPr="00F52018" w:rsidRDefault="008A5C14" w:rsidP="00F52018">
            <w:pPr>
              <w:pStyle w:val="TableCell"/>
              <w:rPr>
                <w:lang w:eastAsia="zh-CN"/>
              </w:rPr>
            </w:pPr>
            <w:r w:rsidRPr="00F52018">
              <w:rPr>
                <w:rFonts w:ascii="宋体" w:eastAsia="宋体" w:hAnsi="宋体" w:cs="宋体" w:hint="eastAsia"/>
                <w:lang w:eastAsia="zh-CN"/>
              </w:rPr>
              <w:t>在特定送礼情境下对方案的选择倾向及使用</w:t>
            </w:r>
            <w:r w:rsidRPr="00F52018">
              <w:rPr>
                <w:lang w:eastAsia="zh-CN"/>
              </w:rPr>
              <w:t>/</w:t>
            </w:r>
            <w:r w:rsidRPr="00F52018">
              <w:rPr>
                <w:rFonts w:ascii="宋体" w:eastAsia="宋体" w:hAnsi="宋体" w:cs="宋体" w:hint="eastAsia"/>
                <w:lang w:eastAsia="zh-CN"/>
              </w:rPr>
              <w:t>购买意图。</w:t>
            </w:r>
          </w:p>
        </w:tc>
        <w:tc>
          <w:tcPr>
            <w:tcW w:w="0" w:type="auto"/>
            <w:hideMark/>
          </w:tcPr>
          <w:p w14:paraId="63A0DA3F" w14:textId="77777777" w:rsidR="008A5C14" w:rsidRPr="00F52018" w:rsidRDefault="008A5C14" w:rsidP="00F52018">
            <w:pPr>
              <w:pStyle w:val="TableCell"/>
            </w:pPr>
            <w:proofErr w:type="spellStart"/>
            <w:r w:rsidRPr="00F52018">
              <w:rPr>
                <w:rFonts w:ascii="宋体" w:eastAsia="宋体" w:hAnsi="宋体" w:cs="宋体" w:hint="eastAsia"/>
              </w:rPr>
              <w:t>最终</w:t>
            </w:r>
            <w:proofErr w:type="spellEnd"/>
            <w:r w:rsidRPr="00F52018">
              <w:t xml:space="preserve"> target </w:t>
            </w:r>
            <w:proofErr w:type="spellStart"/>
            <w:r w:rsidRPr="00F52018">
              <w:rPr>
                <w:rFonts w:ascii="宋体" w:eastAsia="宋体" w:hAnsi="宋体" w:cs="宋体" w:hint="eastAsia"/>
              </w:rPr>
              <w:t>行为指标</w:t>
            </w:r>
            <w:proofErr w:type="spellEnd"/>
            <w:r w:rsidRPr="00F52018">
              <w:rPr>
                <w:rFonts w:ascii="宋体" w:eastAsia="宋体" w:hAnsi="宋体" w:cs="宋体" w:hint="eastAsia"/>
              </w:rPr>
              <w:t>。</w:t>
            </w:r>
          </w:p>
        </w:tc>
      </w:tr>
    </w:tbl>
    <w:p w14:paraId="6CB9DFE7" w14:textId="006E7257" w:rsidR="00264024" w:rsidRPr="00264024" w:rsidRDefault="008A5C14" w:rsidP="00264024">
      <w:pPr>
        <w:pStyle w:val="Head2"/>
        <w:rPr>
          <w:rFonts w:eastAsiaTheme="minorEastAsia"/>
          <w:lang w:eastAsia="zh-CN"/>
        </w:rPr>
      </w:pPr>
      <w:proofErr w:type="spellStart"/>
      <w:r>
        <w:rPr>
          <w:rFonts w:eastAsiaTheme="minorEastAsia" w:hint="eastAsia"/>
          <w:lang w:eastAsia="zh-CN"/>
        </w:rPr>
        <w:t>Colour</w:t>
      </w:r>
      <w:proofErr w:type="spellEnd"/>
    </w:p>
    <w:p w14:paraId="0C753BEC" w14:textId="2D3B5A77" w:rsidR="00A436E6" w:rsidRDefault="00264024" w:rsidP="00C56F45">
      <w:pPr>
        <w:pStyle w:val="Para"/>
        <w:rPr>
          <w:lang w:eastAsia="zh-CN"/>
        </w:rPr>
      </w:pPr>
      <w:r w:rsidRPr="00264024">
        <w:rPr>
          <w:rFonts w:ascii="宋体" w:eastAsia="宋体" w:hAnsi="宋体" w:cs="宋体" w:hint="eastAsia"/>
          <w:lang w:eastAsia="zh-CN"/>
        </w:rPr>
        <w:t>颜色是视觉感知中最具情绪唤起力的要素之一，其</w:t>
      </w:r>
      <w:r w:rsidR="00C56F45">
        <w:rPr>
          <w:rFonts w:ascii="宋体" w:eastAsia="宋体" w:hAnsi="宋体" w:cs="宋体" w:hint="eastAsia"/>
          <w:lang w:eastAsia="zh-CN"/>
        </w:rPr>
        <w:t>相关</w:t>
      </w:r>
      <w:r w:rsidRPr="00264024">
        <w:rPr>
          <w:rFonts w:ascii="宋体" w:eastAsia="宋体" w:hAnsi="宋体" w:cs="宋体" w:hint="eastAsia"/>
          <w:lang w:eastAsia="zh-CN"/>
        </w:rPr>
        <w:t>研究跨越心理学、美学与设计学（</w:t>
      </w:r>
      <w:proofErr w:type="spellStart"/>
      <w:r w:rsidRPr="00264024">
        <w:rPr>
          <w:rFonts w:hint="eastAsia"/>
          <w:lang w:eastAsia="zh-CN"/>
        </w:rPr>
        <w:t>Berlyne</w:t>
      </w:r>
      <w:proofErr w:type="spellEnd"/>
      <w:r w:rsidRPr="00264024">
        <w:rPr>
          <w:rFonts w:hint="eastAsia"/>
          <w:lang w:eastAsia="zh-CN"/>
        </w:rPr>
        <w:t>, 1971</w:t>
      </w:r>
      <w:r w:rsidRPr="00264024">
        <w:rPr>
          <w:rFonts w:ascii="宋体" w:eastAsia="宋体" w:hAnsi="宋体" w:cs="宋体" w:hint="eastAsia"/>
          <w:lang w:eastAsia="zh-CN"/>
        </w:rPr>
        <w:t>；</w:t>
      </w:r>
      <w:r w:rsidRPr="00264024">
        <w:rPr>
          <w:rFonts w:hint="eastAsia"/>
          <w:lang w:eastAsia="zh-CN"/>
        </w:rPr>
        <w:t>Schloss &amp; Palmer, 2011</w:t>
      </w:r>
      <w:r w:rsidRPr="00264024">
        <w:rPr>
          <w:rFonts w:ascii="宋体" w:eastAsia="宋体" w:hAnsi="宋体" w:cs="宋体" w:hint="eastAsia"/>
          <w:lang w:eastAsia="zh-CN"/>
        </w:rPr>
        <w:t>）。一直以来，颜色特征都是学界研究美学风格与设计评估的重要量化指标。在设计吸引力与情绪契合的研究中，颜色不仅作为美学变量，也是一种可测量的情感线索。</w:t>
      </w:r>
      <w:r>
        <w:rPr>
          <w:rFonts w:ascii="宋体" w:eastAsia="宋体" w:hAnsi="宋体" w:cs="宋体" w:hint="eastAsia"/>
          <w:lang w:eastAsia="zh-CN"/>
        </w:rPr>
        <w:t>本节将讨论啊</w:t>
      </w:r>
      <w:r>
        <w:rPr>
          <w:rFonts w:hint="eastAsia"/>
          <w:lang w:eastAsia="zh-CN"/>
        </w:rPr>
        <w:t>a</w:t>
      </w:r>
      <w:r>
        <w:rPr>
          <w:rFonts w:ascii="宋体" w:eastAsia="宋体" w:hAnsi="宋体" w:cs="宋体" w:hint="eastAsia"/>
          <w:lang w:eastAsia="zh-CN"/>
        </w:rPr>
        <w:t>）为什么将色彩作为评估</w:t>
      </w:r>
      <w:r>
        <w:rPr>
          <w:rFonts w:hint="eastAsia"/>
          <w:lang w:eastAsia="zh-CN"/>
        </w:rPr>
        <w:t>GenAI</w:t>
      </w:r>
      <w:r>
        <w:rPr>
          <w:rFonts w:ascii="宋体" w:eastAsia="宋体" w:hAnsi="宋体" w:cs="宋体" w:hint="eastAsia"/>
          <w:lang w:eastAsia="zh-CN"/>
        </w:rPr>
        <w:t>设计的重要变量之一</w:t>
      </w:r>
      <w:r w:rsidR="00233121">
        <w:rPr>
          <w:rFonts w:ascii="宋体" w:eastAsia="宋体" w:hAnsi="宋体" w:cs="宋体" w:hint="eastAsia"/>
          <w:lang w:eastAsia="zh-CN"/>
        </w:rPr>
        <w:t>（</w:t>
      </w:r>
      <w:r w:rsidR="00C56F45">
        <w:rPr>
          <w:rFonts w:ascii="宋体" w:eastAsia="宋体" w:hAnsi="宋体" w:cs="宋体" w:hint="eastAsia"/>
          <w:lang w:eastAsia="zh-CN"/>
        </w:rPr>
        <w:t>见</w:t>
      </w:r>
      <w:r w:rsidR="00C56F45">
        <w:rPr>
          <w:rFonts w:hint="eastAsia"/>
          <w:lang w:eastAsia="zh-CN"/>
        </w:rPr>
        <w:t>2.2.1</w:t>
      </w:r>
      <w:r w:rsidR="00C56F45">
        <w:rPr>
          <w:rFonts w:ascii="宋体" w:eastAsia="宋体" w:hAnsi="宋体" w:cs="宋体" w:hint="eastAsia"/>
          <w:lang w:eastAsia="zh-CN"/>
        </w:rPr>
        <w:t>节</w:t>
      </w:r>
      <w:r w:rsidR="00233121">
        <w:rPr>
          <w:rFonts w:ascii="宋体" w:eastAsia="宋体" w:hAnsi="宋体" w:cs="宋体" w:hint="eastAsia"/>
          <w:lang w:eastAsia="zh-CN"/>
        </w:rPr>
        <w:t>）</w:t>
      </w:r>
      <w:r>
        <w:rPr>
          <w:rFonts w:ascii="宋体" w:eastAsia="宋体" w:hAnsi="宋体" w:cs="宋体" w:hint="eastAsia"/>
          <w:lang w:eastAsia="zh-CN"/>
        </w:rPr>
        <w:t>；另外，</w:t>
      </w:r>
      <w:r w:rsidRPr="00264024">
        <w:rPr>
          <w:rFonts w:ascii="宋体" w:eastAsia="宋体" w:hAnsi="宋体" w:cs="宋体" w:hint="eastAsia"/>
          <w:lang w:eastAsia="zh-CN"/>
        </w:rPr>
        <w:t>为了便于理解人们如何理解人工或</w:t>
      </w:r>
      <w:r w:rsidRPr="00264024">
        <w:rPr>
          <w:rFonts w:hint="eastAsia"/>
          <w:lang w:eastAsia="zh-CN"/>
        </w:rPr>
        <w:t>AI</w:t>
      </w:r>
      <w:r w:rsidRPr="00264024">
        <w:rPr>
          <w:rFonts w:ascii="宋体" w:eastAsia="宋体" w:hAnsi="宋体" w:cs="宋体" w:hint="eastAsia"/>
          <w:lang w:eastAsia="zh-CN"/>
        </w:rPr>
        <w:t>生成的花艺设计作品的配色，本文需要引入</w:t>
      </w:r>
      <w:r w:rsidR="00233121">
        <w:rPr>
          <w:rFonts w:hint="eastAsia"/>
          <w:lang w:eastAsia="zh-CN"/>
        </w:rPr>
        <w:t>b</w:t>
      </w:r>
      <w:r w:rsidRPr="00264024">
        <w:rPr>
          <w:rFonts w:ascii="宋体" w:eastAsia="宋体" w:hAnsi="宋体" w:cs="宋体" w:hint="eastAsia"/>
          <w:lang w:eastAsia="zh-CN"/>
        </w:rPr>
        <w:t>）</w:t>
      </w:r>
      <w:r w:rsidR="00233121">
        <w:rPr>
          <w:rFonts w:ascii="宋体" w:eastAsia="宋体" w:hAnsi="宋体" w:cs="宋体" w:hint="eastAsia"/>
          <w:lang w:eastAsia="zh-CN"/>
        </w:rPr>
        <w:t>学界和设计实践中</w:t>
      </w:r>
      <w:r w:rsidRPr="00264024">
        <w:rPr>
          <w:rFonts w:ascii="宋体" w:eastAsia="宋体" w:hAnsi="宋体" w:cs="宋体" w:hint="eastAsia"/>
          <w:lang w:eastAsia="zh-CN"/>
        </w:rPr>
        <w:t>分析配色设计过程的方法</w:t>
      </w:r>
      <w:r w:rsidR="00C56F45">
        <w:rPr>
          <w:rFonts w:ascii="宋体" w:eastAsia="宋体" w:hAnsi="宋体" w:cs="宋体" w:hint="eastAsia"/>
          <w:lang w:eastAsia="zh-CN"/>
        </w:rPr>
        <w:t>（见</w:t>
      </w:r>
      <w:r w:rsidR="00C56F45">
        <w:rPr>
          <w:rFonts w:hint="eastAsia"/>
          <w:lang w:eastAsia="zh-CN"/>
        </w:rPr>
        <w:t>2.2.2</w:t>
      </w:r>
      <w:r w:rsidR="00C56F45">
        <w:rPr>
          <w:rFonts w:ascii="宋体" w:eastAsia="宋体" w:hAnsi="宋体" w:cs="宋体" w:hint="eastAsia"/>
          <w:lang w:eastAsia="zh-CN"/>
        </w:rPr>
        <w:t>节）</w:t>
      </w:r>
      <w:r w:rsidRPr="00264024">
        <w:rPr>
          <w:rFonts w:ascii="宋体" w:eastAsia="宋体" w:hAnsi="宋体" w:cs="宋体" w:hint="eastAsia"/>
          <w:lang w:eastAsia="zh-CN"/>
        </w:rPr>
        <w:t>和</w:t>
      </w:r>
      <w:r w:rsidR="00233121">
        <w:rPr>
          <w:rFonts w:hint="eastAsia"/>
          <w:lang w:eastAsia="zh-CN"/>
        </w:rPr>
        <w:t>c</w:t>
      </w:r>
      <w:r w:rsidRPr="00264024">
        <w:rPr>
          <w:rFonts w:ascii="宋体" w:eastAsia="宋体" w:hAnsi="宋体" w:cs="宋体" w:hint="eastAsia"/>
          <w:lang w:eastAsia="zh-CN"/>
        </w:rPr>
        <w:t>）</w:t>
      </w:r>
      <w:r w:rsidR="00C56F45">
        <w:rPr>
          <w:rFonts w:ascii="宋体" w:eastAsia="宋体" w:hAnsi="宋体" w:cs="宋体" w:hint="eastAsia"/>
          <w:lang w:eastAsia="zh-CN"/>
        </w:rPr>
        <w:t>色彩</w:t>
      </w:r>
      <w:r w:rsidR="00233121">
        <w:rPr>
          <w:rFonts w:ascii="宋体" w:eastAsia="宋体" w:hAnsi="宋体" w:cs="宋体" w:hint="eastAsia"/>
          <w:lang w:eastAsia="zh-CN"/>
        </w:rPr>
        <w:t>的基本属性和</w:t>
      </w:r>
      <w:r w:rsidRPr="00264024">
        <w:rPr>
          <w:rFonts w:ascii="宋体" w:eastAsia="宋体" w:hAnsi="宋体" w:cs="宋体" w:hint="eastAsia"/>
          <w:lang w:eastAsia="zh-CN"/>
        </w:rPr>
        <w:t>一种量化色彩为可操作参数的方法</w:t>
      </w:r>
      <w:r w:rsidR="00C56F45">
        <w:rPr>
          <w:rFonts w:ascii="宋体" w:eastAsia="宋体" w:hAnsi="宋体" w:cs="宋体" w:hint="eastAsia"/>
          <w:lang w:eastAsia="zh-CN"/>
        </w:rPr>
        <w:t>（见</w:t>
      </w:r>
      <w:r w:rsidR="00C56F45">
        <w:rPr>
          <w:rFonts w:hint="eastAsia"/>
          <w:lang w:eastAsia="zh-CN"/>
        </w:rPr>
        <w:t>2.2.4</w:t>
      </w:r>
      <w:r w:rsidR="00C56F45">
        <w:rPr>
          <w:rFonts w:ascii="宋体" w:eastAsia="宋体" w:hAnsi="宋体" w:cs="宋体" w:hint="eastAsia"/>
          <w:lang w:eastAsia="zh-CN"/>
        </w:rPr>
        <w:t>、</w:t>
      </w:r>
      <w:r w:rsidR="00C56F45">
        <w:rPr>
          <w:rFonts w:hint="eastAsia"/>
          <w:lang w:eastAsia="zh-CN"/>
        </w:rPr>
        <w:t>2.2.5</w:t>
      </w:r>
      <w:r w:rsidR="00C56F45">
        <w:rPr>
          <w:rFonts w:ascii="宋体" w:eastAsia="宋体" w:hAnsi="宋体" w:cs="宋体" w:hint="eastAsia"/>
          <w:lang w:eastAsia="zh-CN"/>
        </w:rPr>
        <w:t>节）</w:t>
      </w:r>
      <w:r w:rsidRPr="00264024">
        <w:rPr>
          <w:rFonts w:ascii="宋体" w:eastAsia="宋体" w:hAnsi="宋体" w:cs="宋体" w:hint="eastAsia"/>
          <w:lang w:eastAsia="zh-CN"/>
        </w:rPr>
        <w:t>。</w:t>
      </w:r>
    </w:p>
    <w:p w14:paraId="682295B3" w14:textId="10D311A5" w:rsidR="00264024" w:rsidRPr="00A436E6" w:rsidRDefault="004F18CC" w:rsidP="00A436E6">
      <w:pPr>
        <w:pStyle w:val="Head3"/>
        <w:rPr>
          <w:rFonts w:eastAsia="宋体"/>
          <w:lang w:eastAsia="zh-CN"/>
        </w:rPr>
      </w:pPr>
      <w:proofErr w:type="spellStart"/>
      <w:r w:rsidRPr="004F18CC">
        <w:rPr>
          <w:rFonts w:hint="eastAsia"/>
        </w:rPr>
        <w:t>Colour</w:t>
      </w:r>
      <w:proofErr w:type="spellEnd"/>
      <w:r w:rsidRPr="004F18CC">
        <w:rPr>
          <w:rFonts w:hint="eastAsia"/>
        </w:rPr>
        <w:t xml:space="preserve"> as a Focal Design Factor</w:t>
      </w:r>
    </w:p>
    <w:p w14:paraId="1094A4B1" w14:textId="77777777" w:rsidR="002917DD" w:rsidRPr="00650536" w:rsidRDefault="00123D7B" w:rsidP="00650536">
      <w:pPr>
        <w:pStyle w:val="Para"/>
      </w:pPr>
      <w:r w:rsidRPr="00650536">
        <w:rPr>
          <w:rFonts w:ascii="宋体" w:eastAsia="宋体" w:hAnsi="宋体" w:cs="宋体" w:hint="eastAsia"/>
        </w:rPr>
        <w:t>正如</w:t>
      </w:r>
      <w:r w:rsidRPr="00650536">
        <w:rPr>
          <w:rFonts w:hint="eastAsia"/>
        </w:rPr>
        <w:t xml:space="preserve"> Section 2.1 </w:t>
      </w:r>
      <w:r w:rsidRPr="00650536">
        <w:rPr>
          <w:rFonts w:ascii="宋体" w:eastAsia="宋体" w:hAnsi="宋体" w:cs="宋体" w:hint="eastAsia"/>
        </w:rPr>
        <w:t>已经提及的，设计风格、构成（设计学上）、寓意（在花艺设计中体现为花语等）都会影响用户感知，但本文选择</w:t>
      </w:r>
      <w:r w:rsidRPr="00650536">
        <w:rPr>
          <w:rFonts w:hint="eastAsia"/>
        </w:rPr>
        <w:t xml:space="preserve"> </w:t>
      </w:r>
      <w:proofErr w:type="spellStart"/>
      <w:r w:rsidRPr="00650536">
        <w:rPr>
          <w:rFonts w:hint="eastAsia"/>
        </w:rPr>
        <w:t>colour</w:t>
      </w:r>
      <w:proofErr w:type="spellEnd"/>
      <w:r w:rsidRPr="00650536">
        <w:rPr>
          <w:rFonts w:hint="eastAsia"/>
        </w:rPr>
        <w:t xml:space="preserve"> </w:t>
      </w:r>
      <w:r w:rsidRPr="00650536">
        <w:rPr>
          <w:rFonts w:ascii="宋体" w:eastAsia="宋体" w:hAnsi="宋体" w:cs="宋体" w:hint="eastAsia"/>
        </w:rPr>
        <w:t>作为</w:t>
      </w:r>
      <w:r w:rsidRPr="00650536">
        <w:rPr>
          <w:rFonts w:hint="eastAsia"/>
        </w:rPr>
        <w:t xml:space="preserve"> focal variable</w:t>
      </w:r>
      <w:r w:rsidRPr="00650536">
        <w:rPr>
          <w:rFonts w:ascii="宋体" w:eastAsia="宋体" w:hAnsi="宋体" w:cs="宋体" w:hint="eastAsia"/>
        </w:rPr>
        <w:t>，原因有二。首先，是色彩自身的重要性。</w:t>
      </w:r>
    </w:p>
    <w:p w14:paraId="0218675D" w14:textId="4861DDFC" w:rsidR="00123D7B" w:rsidRPr="00650536" w:rsidRDefault="00123D7B" w:rsidP="00650536">
      <w:pPr>
        <w:pStyle w:val="Para"/>
      </w:pPr>
      <w:r w:rsidRPr="00650536">
        <w:rPr>
          <w:rFonts w:ascii="宋体" w:eastAsia="宋体" w:hAnsi="宋体" w:cs="宋体" w:hint="eastAsia"/>
        </w:rPr>
        <w:t>既有研究</w:t>
      </w:r>
      <w:r w:rsidR="002917DD" w:rsidRPr="00650536">
        <w:rPr>
          <w:rFonts w:ascii="宋体" w:eastAsia="宋体" w:hAnsi="宋体" w:cs="宋体" w:hint="eastAsia"/>
        </w:rPr>
        <w:t>通常以一种多层次的体验观将</w:t>
      </w:r>
      <w:r w:rsidRPr="00650536">
        <w:rPr>
          <w:rFonts w:ascii="宋体" w:eastAsia="宋体" w:hAnsi="宋体" w:cs="宋体" w:hint="eastAsia"/>
        </w:rPr>
        <w:t>产品的用户体验区分为若干彼此关联的层面。例如，</w:t>
      </w:r>
      <w:r w:rsidRPr="00650536">
        <w:rPr>
          <w:rFonts w:hint="eastAsia"/>
        </w:rPr>
        <w:t>Desmet and Hekkert</w:t>
      </w:r>
      <w:r w:rsidRPr="00650536">
        <w:rPr>
          <w:rFonts w:ascii="宋体" w:eastAsia="宋体" w:hAnsi="宋体" w:cs="宋体" w:hint="eastAsia"/>
        </w:rPr>
        <w:t>（</w:t>
      </w:r>
      <w:r w:rsidRPr="00650536">
        <w:rPr>
          <w:rFonts w:hint="eastAsia"/>
        </w:rPr>
        <w:t>2007</w:t>
      </w:r>
      <w:r w:rsidRPr="00650536">
        <w:rPr>
          <w:rFonts w:ascii="宋体" w:eastAsia="宋体" w:hAnsi="宋体" w:cs="宋体" w:hint="eastAsia"/>
        </w:rPr>
        <w:t>）将</w:t>
      </w:r>
      <w:r w:rsidRPr="00650536">
        <w:rPr>
          <w:rFonts w:hint="eastAsia"/>
        </w:rPr>
        <w:t xml:space="preserve"> product experience </w:t>
      </w:r>
      <w:r w:rsidRPr="00650536">
        <w:rPr>
          <w:rFonts w:ascii="宋体" w:eastAsia="宋体" w:hAnsi="宋体" w:cs="宋体" w:hint="eastAsia"/>
        </w:rPr>
        <w:t>概括为</w:t>
      </w:r>
      <w:r w:rsidRPr="00650536">
        <w:rPr>
          <w:rFonts w:hint="eastAsia"/>
        </w:rPr>
        <w:t xml:space="preserve"> aesthetic experience</w:t>
      </w:r>
      <w:r w:rsidRPr="00650536">
        <w:rPr>
          <w:rFonts w:ascii="宋体" w:eastAsia="宋体" w:hAnsi="宋体" w:cs="宋体" w:hint="eastAsia"/>
        </w:rPr>
        <w:t>、</w:t>
      </w:r>
      <w:r w:rsidRPr="00650536">
        <w:rPr>
          <w:rFonts w:hint="eastAsia"/>
        </w:rPr>
        <w:t xml:space="preserve">experience of meaning </w:t>
      </w:r>
      <w:r w:rsidRPr="00650536">
        <w:rPr>
          <w:rFonts w:ascii="宋体" w:eastAsia="宋体" w:hAnsi="宋体" w:cs="宋体" w:hint="eastAsia"/>
        </w:rPr>
        <w:t>和</w:t>
      </w:r>
      <w:r w:rsidRPr="00650536">
        <w:rPr>
          <w:rFonts w:hint="eastAsia"/>
        </w:rPr>
        <w:t xml:space="preserve"> emotional experience</w:t>
      </w:r>
      <w:r w:rsidR="002917DD" w:rsidRPr="00650536">
        <w:rPr>
          <w:rFonts w:ascii="宋体" w:eastAsia="宋体" w:hAnsi="宋体" w:cs="宋体" w:hint="eastAsia"/>
        </w:rPr>
        <w:t>；</w:t>
      </w:r>
      <w:r w:rsidR="002917DD" w:rsidRPr="00650536">
        <w:t>Norman</w:t>
      </w:r>
      <w:r w:rsidR="002917DD" w:rsidRPr="00650536">
        <w:rPr>
          <w:rFonts w:ascii="宋体" w:eastAsia="宋体" w:hAnsi="宋体" w:cs="宋体" w:hint="eastAsia"/>
        </w:rPr>
        <w:t>（</w:t>
      </w:r>
      <w:r w:rsidR="002917DD" w:rsidRPr="00650536">
        <w:rPr>
          <w:rFonts w:hint="eastAsia"/>
        </w:rPr>
        <w:t>2004</w:t>
      </w:r>
      <w:r w:rsidR="002917DD" w:rsidRPr="00650536">
        <w:rPr>
          <w:rFonts w:ascii="宋体" w:eastAsia="宋体" w:hAnsi="宋体" w:cs="宋体" w:hint="eastAsia"/>
        </w:rPr>
        <w:t>）的</w:t>
      </w:r>
      <w:r w:rsidR="002917DD" w:rsidRPr="00650536">
        <w:t xml:space="preserve"> emotional design </w:t>
      </w:r>
      <w:r w:rsidR="002917DD" w:rsidRPr="00650536">
        <w:rPr>
          <w:rFonts w:ascii="宋体" w:eastAsia="宋体" w:hAnsi="宋体" w:cs="宋体" w:hint="eastAsia"/>
        </w:rPr>
        <w:t>框架则将产品体验对应为</w:t>
      </w:r>
      <w:r w:rsidR="002917DD" w:rsidRPr="00650536">
        <w:t xml:space="preserve"> visceral</w:t>
      </w:r>
      <w:r w:rsidR="002917DD" w:rsidRPr="00650536">
        <w:rPr>
          <w:rFonts w:ascii="宋体" w:eastAsia="宋体" w:hAnsi="宋体" w:cs="宋体" w:hint="eastAsia"/>
        </w:rPr>
        <w:t>、</w:t>
      </w:r>
      <w:r w:rsidR="002917DD" w:rsidRPr="00650536">
        <w:t xml:space="preserve">behavioral </w:t>
      </w:r>
      <w:r w:rsidR="002917DD" w:rsidRPr="00650536">
        <w:rPr>
          <w:rFonts w:ascii="宋体" w:eastAsia="宋体" w:hAnsi="宋体" w:cs="宋体" w:hint="eastAsia"/>
        </w:rPr>
        <w:t>与</w:t>
      </w:r>
      <w:r w:rsidR="002917DD" w:rsidRPr="00650536">
        <w:t xml:space="preserve"> reflective </w:t>
      </w:r>
      <w:r w:rsidR="002917DD" w:rsidRPr="00650536">
        <w:rPr>
          <w:rFonts w:ascii="宋体" w:eastAsia="宋体" w:hAnsi="宋体" w:cs="宋体" w:hint="eastAsia"/>
        </w:rPr>
        <w:t>三个层次；</w:t>
      </w:r>
      <w:r w:rsidRPr="00650536">
        <w:rPr>
          <w:rFonts w:hint="eastAsia"/>
        </w:rPr>
        <w:t>Crilly et al.</w:t>
      </w:r>
      <w:r w:rsidRPr="00650536">
        <w:rPr>
          <w:rFonts w:ascii="宋体" w:eastAsia="宋体" w:hAnsi="宋体" w:cs="宋体" w:hint="eastAsia"/>
        </w:rPr>
        <w:t>（</w:t>
      </w:r>
      <w:r w:rsidRPr="00650536">
        <w:rPr>
          <w:rFonts w:hint="eastAsia"/>
        </w:rPr>
        <w:t>2004</w:t>
      </w:r>
      <w:r w:rsidRPr="00650536">
        <w:rPr>
          <w:rFonts w:ascii="宋体" w:eastAsia="宋体" w:hAnsi="宋体" w:cs="宋体" w:hint="eastAsia"/>
        </w:rPr>
        <w:t>）则从消费者对产品视觉形式的反应出发，将其归纳为</w:t>
      </w:r>
      <w:r w:rsidRPr="00650536">
        <w:rPr>
          <w:rFonts w:hint="eastAsia"/>
        </w:rPr>
        <w:t xml:space="preserve"> aesthetic</w:t>
      </w:r>
      <w:r w:rsidRPr="00650536">
        <w:rPr>
          <w:rFonts w:ascii="宋体" w:eastAsia="宋体" w:hAnsi="宋体" w:cs="宋体" w:hint="eastAsia"/>
        </w:rPr>
        <w:t>、</w:t>
      </w:r>
      <w:r w:rsidRPr="00650536">
        <w:rPr>
          <w:rFonts w:hint="eastAsia"/>
        </w:rPr>
        <w:t xml:space="preserve">semantic </w:t>
      </w:r>
      <w:r w:rsidRPr="00650536">
        <w:rPr>
          <w:rFonts w:ascii="宋体" w:eastAsia="宋体" w:hAnsi="宋体" w:cs="宋体" w:hint="eastAsia"/>
        </w:rPr>
        <w:t>和</w:t>
      </w:r>
      <w:r w:rsidRPr="00650536">
        <w:rPr>
          <w:rFonts w:hint="eastAsia"/>
        </w:rPr>
        <w:t xml:space="preserve"> symbolic </w:t>
      </w:r>
      <w:r w:rsidRPr="00650536">
        <w:rPr>
          <w:rFonts w:ascii="宋体" w:eastAsia="宋体" w:hAnsi="宋体" w:cs="宋体" w:hint="eastAsia"/>
        </w:rPr>
        <w:t>三类；相关产品情绪研究的整合性综述也表明，设计体验并非单纯的感官判断，而是同时涉及知觉、认知解释与情绪反应的多层结构（</w:t>
      </w:r>
      <w:r w:rsidRPr="00650536">
        <w:rPr>
          <w:rFonts w:hint="eastAsia"/>
        </w:rPr>
        <w:t>Desmet &amp; Hekkert, 2007</w:t>
      </w:r>
      <w:r w:rsidRPr="00650536">
        <w:rPr>
          <w:rFonts w:ascii="宋体" w:eastAsia="宋体" w:hAnsi="宋体" w:cs="宋体" w:hint="eastAsia"/>
        </w:rPr>
        <w:t>；</w:t>
      </w:r>
      <w:r w:rsidRPr="00650536">
        <w:rPr>
          <w:rFonts w:hint="eastAsia"/>
        </w:rPr>
        <w:t>Crilly et al., 2004</w:t>
      </w:r>
      <w:r w:rsidRPr="00650536">
        <w:rPr>
          <w:rFonts w:ascii="宋体" w:eastAsia="宋体" w:hAnsi="宋体" w:cs="宋体" w:hint="eastAsia"/>
        </w:rPr>
        <w:t>；</w:t>
      </w:r>
      <w:r w:rsidRPr="00650536">
        <w:rPr>
          <w:rFonts w:hint="eastAsia"/>
        </w:rPr>
        <w:t>Vaidya &amp; Kalita, 2021</w:t>
      </w:r>
      <w:r w:rsidRPr="00650536">
        <w:rPr>
          <w:rFonts w:ascii="宋体" w:eastAsia="宋体" w:hAnsi="宋体" w:cs="宋体" w:hint="eastAsia"/>
        </w:rPr>
        <w:t>）。</w:t>
      </w:r>
    </w:p>
    <w:p w14:paraId="7F9BBFB1" w14:textId="77777777" w:rsidR="00650536" w:rsidRPr="00650536" w:rsidRDefault="00650536" w:rsidP="00650536">
      <w:pPr>
        <w:pStyle w:val="Para"/>
      </w:pPr>
      <w:r w:rsidRPr="00650536">
        <w:rPr>
          <w:rFonts w:ascii="宋体" w:eastAsia="宋体" w:hAnsi="宋体" w:cs="宋体" w:hint="eastAsia"/>
        </w:rPr>
        <w:t>色彩在上述体验维度中横跨了审美感知、情绪反应与对象判断等多个层面。首先，在审美感知层面，色彩本身就是视觉设计中最直接、最显著的刺激之一。在探讨早期决策与知觉加工的宏观视域下，相关研究已表明，色彩会显著影响用户的初始判断、交互方式及后续认知加工，因此并非附着于形式表面的次要变量，而是早期整体印象形成中的关键线索（</w:t>
      </w:r>
      <w:r w:rsidRPr="00650536">
        <w:rPr>
          <w:rFonts w:hint="eastAsia"/>
        </w:rPr>
        <w:t>Singh, 2006</w:t>
      </w:r>
      <w:r w:rsidRPr="00650536">
        <w:rPr>
          <w:rFonts w:ascii="宋体" w:eastAsia="宋体" w:hAnsi="宋体" w:cs="宋体" w:hint="eastAsia"/>
        </w:rPr>
        <w:t>；</w:t>
      </w:r>
      <w:proofErr w:type="spellStart"/>
      <w:r w:rsidRPr="00650536">
        <w:rPr>
          <w:rFonts w:hint="eastAsia"/>
        </w:rPr>
        <w:t>Bonnardel</w:t>
      </w:r>
      <w:proofErr w:type="spellEnd"/>
      <w:r w:rsidRPr="00650536">
        <w:rPr>
          <w:rFonts w:hint="eastAsia"/>
        </w:rPr>
        <w:t xml:space="preserve"> et al., 2011</w:t>
      </w:r>
      <w:r w:rsidRPr="00650536">
        <w:rPr>
          <w:rFonts w:ascii="宋体" w:eastAsia="宋体" w:hAnsi="宋体" w:cs="宋体" w:hint="eastAsia"/>
        </w:rPr>
        <w:t>；</w:t>
      </w:r>
      <w:proofErr w:type="spellStart"/>
      <w:r w:rsidRPr="00650536">
        <w:rPr>
          <w:rFonts w:hint="eastAsia"/>
        </w:rPr>
        <w:t>Moshagen</w:t>
      </w:r>
      <w:proofErr w:type="spellEnd"/>
      <w:r w:rsidRPr="00650536">
        <w:rPr>
          <w:rFonts w:hint="eastAsia"/>
        </w:rPr>
        <w:t xml:space="preserve"> &amp; Thielsch, 2010</w:t>
      </w:r>
      <w:r w:rsidRPr="00650536">
        <w:rPr>
          <w:rFonts w:ascii="宋体" w:eastAsia="宋体" w:hAnsi="宋体" w:cs="宋体" w:hint="eastAsia"/>
        </w:rPr>
        <w:t>）。与此同时，更具体的知觉研究进一步指出，色彩并不只是对象表面的附加属性，而会实质参与对象组织与早期视觉加工；在关于</w:t>
      </w:r>
      <w:r w:rsidRPr="00650536">
        <w:rPr>
          <w:rFonts w:hint="eastAsia"/>
        </w:rPr>
        <w:t xml:space="preserve"> shape </w:t>
      </w:r>
      <w:r w:rsidRPr="00650536">
        <w:rPr>
          <w:rFonts w:ascii="宋体" w:eastAsia="宋体" w:hAnsi="宋体" w:cs="宋体" w:hint="eastAsia"/>
        </w:rPr>
        <w:t>与</w:t>
      </w:r>
      <w:r w:rsidRPr="00650536">
        <w:rPr>
          <w:rFonts w:hint="eastAsia"/>
        </w:rPr>
        <w:t xml:space="preserve"> color </w:t>
      </w:r>
      <w:r w:rsidRPr="00650536">
        <w:rPr>
          <w:rFonts w:ascii="宋体" w:eastAsia="宋体" w:hAnsi="宋体" w:cs="宋体" w:hint="eastAsia"/>
        </w:rPr>
        <w:t>的微生成研究中，二者被视为共同参与对象知觉建构的重</w:t>
      </w:r>
      <w:r w:rsidRPr="00650536">
        <w:rPr>
          <w:rFonts w:ascii="宋体" w:eastAsia="宋体" w:hAnsi="宋体" w:cs="宋体" w:hint="eastAsia"/>
        </w:rPr>
        <w:lastRenderedPageBreak/>
        <w:t>要因素，而在图底知觉研究中，颜色也会显著影响</w:t>
      </w:r>
      <w:r w:rsidRPr="00650536">
        <w:rPr>
          <w:rFonts w:hint="eastAsia"/>
        </w:rPr>
        <w:t xml:space="preserve"> figure-ground perception </w:t>
      </w:r>
      <w:r w:rsidRPr="00650536">
        <w:rPr>
          <w:rFonts w:ascii="宋体" w:eastAsia="宋体" w:hAnsi="宋体" w:cs="宋体" w:hint="eastAsia"/>
        </w:rPr>
        <w:t>与前景化判断（</w:t>
      </w:r>
      <w:r w:rsidRPr="00650536">
        <w:rPr>
          <w:rFonts w:hint="eastAsia"/>
        </w:rPr>
        <w:t>Pinna &amp; Reeves, 2011</w:t>
      </w:r>
      <w:r w:rsidRPr="00650536">
        <w:rPr>
          <w:rFonts w:ascii="宋体" w:eastAsia="宋体" w:hAnsi="宋体" w:cs="宋体" w:hint="eastAsia"/>
        </w:rPr>
        <w:t>；</w:t>
      </w:r>
      <w:r w:rsidRPr="00650536">
        <w:rPr>
          <w:rFonts w:hint="eastAsia"/>
        </w:rPr>
        <w:t>Hansen et al., 2017</w:t>
      </w:r>
      <w:r w:rsidRPr="00650536">
        <w:rPr>
          <w:rFonts w:ascii="宋体" w:eastAsia="宋体" w:hAnsi="宋体" w:cs="宋体" w:hint="eastAsia"/>
        </w:rPr>
        <w:t>；</w:t>
      </w:r>
      <w:r w:rsidRPr="00650536">
        <w:rPr>
          <w:rFonts w:hint="eastAsia"/>
        </w:rPr>
        <w:t>Song et al., 2024</w:t>
      </w:r>
      <w:r w:rsidRPr="00650536">
        <w:rPr>
          <w:rFonts w:ascii="宋体" w:eastAsia="宋体" w:hAnsi="宋体" w:cs="宋体" w:hint="eastAsia"/>
        </w:rPr>
        <w:t>）。因此，色彩绝非附着于形式表面的次要修饰，而是在对象被知觉和评价的起始阶段即参与整体印象的形成，并为后续的审美偏好与评价提供基础。</w:t>
      </w:r>
    </w:p>
    <w:p w14:paraId="3F5824F9" w14:textId="77777777" w:rsidR="00650536" w:rsidRPr="00650536" w:rsidRDefault="00650536" w:rsidP="00650536">
      <w:pPr>
        <w:pStyle w:val="Para"/>
      </w:pPr>
      <w:r w:rsidRPr="00650536">
        <w:rPr>
          <w:rFonts w:ascii="宋体" w:eastAsia="宋体" w:hAnsi="宋体" w:cs="宋体" w:hint="eastAsia"/>
        </w:rPr>
        <w:t>色彩还会进一步引发</w:t>
      </w:r>
      <w:r w:rsidRPr="00650536">
        <w:rPr>
          <w:rFonts w:hint="eastAsia"/>
        </w:rPr>
        <w:t xml:space="preserve"> emotional response</w:t>
      </w:r>
      <w:r w:rsidRPr="00650536">
        <w:rPr>
          <w:rFonts w:ascii="宋体" w:eastAsia="宋体" w:hAnsi="宋体" w:cs="宋体" w:hint="eastAsia"/>
        </w:rPr>
        <w:t>，并影响个体对对象的整体判断。置于情境认知与心理测量视域下，色彩不仅是物理刺激，更是携带情感语义的心理线索，其影响可延伸至</w:t>
      </w:r>
      <w:r w:rsidRPr="00650536">
        <w:rPr>
          <w:rFonts w:hint="eastAsia"/>
        </w:rPr>
        <w:t xml:space="preserve"> affect</w:t>
      </w:r>
      <w:r w:rsidRPr="00650536">
        <w:rPr>
          <w:rFonts w:ascii="宋体" w:eastAsia="宋体" w:hAnsi="宋体" w:cs="宋体" w:hint="eastAsia"/>
        </w:rPr>
        <w:t>、</w:t>
      </w:r>
      <w:r w:rsidRPr="00650536">
        <w:rPr>
          <w:rFonts w:hint="eastAsia"/>
        </w:rPr>
        <w:t>cognition and behavior</w:t>
      </w:r>
      <w:r w:rsidRPr="00650536">
        <w:rPr>
          <w:rFonts w:ascii="宋体" w:eastAsia="宋体" w:hAnsi="宋体" w:cs="宋体" w:hint="eastAsia"/>
        </w:rPr>
        <w:t>；相关研究也表明，色彩属性能够稳定对应若干情绪维度，并在此基础上影响更综合的</w:t>
      </w:r>
      <w:r w:rsidRPr="00650536">
        <w:rPr>
          <w:rFonts w:hint="eastAsia"/>
        </w:rPr>
        <w:t xml:space="preserve"> appraisal </w:t>
      </w:r>
      <w:r w:rsidRPr="00650536">
        <w:rPr>
          <w:rFonts w:ascii="宋体" w:eastAsia="宋体" w:hAnsi="宋体" w:cs="宋体" w:hint="eastAsia"/>
        </w:rPr>
        <w:t>过程（</w:t>
      </w:r>
      <w:r w:rsidRPr="00650536">
        <w:rPr>
          <w:rFonts w:hint="eastAsia"/>
        </w:rPr>
        <w:t>Elliot &amp; Maier, 2014</w:t>
      </w:r>
      <w:r w:rsidRPr="00650536">
        <w:rPr>
          <w:rFonts w:ascii="宋体" w:eastAsia="宋体" w:hAnsi="宋体" w:cs="宋体" w:hint="eastAsia"/>
        </w:rPr>
        <w:t>；</w:t>
      </w:r>
      <w:r w:rsidRPr="00650536">
        <w:rPr>
          <w:rFonts w:hint="eastAsia"/>
        </w:rPr>
        <w:t>Ou et al., 2004</w:t>
      </w:r>
      <w:r w:rsidRPr="00650536">
        <w:rPr>
          <w:rFonts w:ascii="宋体" w:eastAsia="宋体" w:hAnsi="宋体" w:cs="宋体" w:hint="eastAsia"/>
        </w:rPr>
        <w:t>）。更重要的是，在具体的交互与消费情境中，这种底层反应会进一步外化为更高阶的评价结果；例如，</w:t>
      </w:r>
      <w:proofErr w:type="spellStart"/>
      <w:r w:rsidRPr="00650536">
        <w:rPr>
          <w:rFonts w:hint="eastAsia"/>
        </w:rPr>
        <w:t>colour</w:t>
      </w:r>
      <w:proofErr w:type="spellEnd"/>
      <w:r w:rsidRPr="00650536">
        <w:rPr>
          <w:rFonts w:hint="eastAsia"/>
        </w:rPr>
        <w:t xml:space="preserve"> appeal </w:t>
      </w:r>
      <w:r w:rsidRPr="00650536">
        <w:rPr>
          <w:rFonts w:ascii="宋体" w:eastAsia="宋体" w:hAnsi="宋体" w:cs="宋体" w:hint="eastAsia"/>
        </w:rPr>
        <w:t>已被证明会显著影响用户对对象的</w:t>
      </w:r>
      <w:r w:rsidRPr="00650536">
        <w:rPr>
          <w:rFonts w:hint="eastAsia"/>
        </w:rPr>
        <w:t xml:space="preserve"> trust </w:t>
      </w:r>
      <w:r w:rsidRPr="00650536">
        <w:rPr>
          <w:rFonts w:ascii="宋体" w:eastAsia="宋体" w:hAnsi="宋体" w:cs="宋体" w:hint="eastAsia"/>
        </w:rPr>
        <w:t>与</w:t>
      </w:r>
      <w:r w:rsidRPr="00650536">
        <w:rPr>
          <w:rFonts w:hint="eastAsia"/>
        </w:rPr>
        <w:t xml:space="preserve"> satisfaction</w:t>
      </w:r>
      <w:r w:rsidRPr="00650536">
        <w:rPr>
          <w:rFonts w:ascii="宋体" w:eastAsia="宋体" w:hAnsi="宋体" w:cs="宋体" w:hint="eastAsia"/>
        </w:rPr>
        <w:t>，而视觉美感本身也与</w:t>
      </w:r>
      <w:r w:rsidRPr="00650536">
        <w:rPr>
          <w:rFonts w:hint="eastAsia"/>
        </w:rPr>
        <w:t xml:space="preserve"> perceived usability</w:t>
      </w:r>
      <w:r w:rsidRPr="00650536">
        <w:rPr>
          <w:rFonts w:ascii="宋体" w:eastAsia="宋体" w:hAnsi="宋体" w:cs="宋体" w:hint="eastAsia"/>
        </w:rPr>
        <w:t>、</w:t>
      </w:r>
      <w:r w:rsidRPr="00650536">
        <w:rPr>
          <w:rFonts w:hint="eastAsia"/>
        </w:rPr>
        <w:t xml:space="preserve">pleasure </w:t>
      </w:r>
      <w:r w:rsidRPr="00650536">
        <w:rPr>
          <w:rFonts w:ascii="宋体" w:eastAsia="宋体" w:hAnsi="宋体" w:cs="宋体" w:hint="eastAsia"/>
        </w:rPr>
        <w:t>等判断密切相关（</w:t>
      </w:r>
      <w:r w:rsidRPr="00650536">
        <w:rPr>
          <w:rFonts w:hint="eastAsia"/>
        </w:rPr>
        <w:t>Cyr et al., 2010</w:t>
      </w:r>
      <w:r w:rsidRPr="00650536">
        <w:rPr>
          <w:rFonts w:ascii="宋体" w:eastAsia="宋体" w:hAnsi="宋体" w:cs="宋体" w:hint="eastAsia"/>
        </w:rPr>
        <w:t>；</w:t>
      </w:r>
      <w:proofErr w:type="spellStart"/>
      <w:r w:rsidRPr="00650536">
        <w:rPr>
          <w:rFonts w:hint="eastAsia"/>
        </w:rPr>
        <w:t>Moshagen</w:t>
      </w:r>
      <w:proofErr w:type="spellEnd"/>
      <w:r w:rsidRPr="00650536">
        <w:rPr>
          <w:rFonts w:hint="eastAsia"/>
        </w:rPr>
        <w:t xml:space="preserve"> &amp; Thielsch, 2010</w:t>
      </w:r>
      <w:r w:rsidRPr="00650536">
        <w:rPr>
          <w:rFonts w:ascii="宋体" w:eastAsia="宋体" w:hAnsi="宋体" w:cs="宋体" w:hint="eastAsia"/>
        </w:rPr>
        <w:t>）。在</w:t>
      </w:r>
      <w:r w:rsidRPr="00650536">
        <w:rPr>
          <w:rFonts w:hint="eastAsia"/>
        </w:rPr>
        <w:t xml:space="preserve"> consumer-oriented design </w:t>
      </w:r>
      <w:r w:rsidRPr="00650536">
        <w:rPr>
          <w:rFonts w:ascii="宋体" w:eastAsia="宋体" w:hAnsi="宋体" w:cs="宋体" w:hint="eastAsia"/>
        </w:rPr>
        <w:t>中，这种作用还会进一步外化为对产品评价与选择的影响，例如颜色与温度联想的一致性会影响</w:t>
      </w:r>
      <w:r w:rsidRPr="00650536">
        <w:rPr>
          <w:rFonts w:hint="eastAsia"/>
        </w:rPr>
        <w:t xml:space="preserve"> product evaluation</w:t>
      </w:r>
      <w:r w:rsidRPr="00650536">
        <w:rPr>
          <w:rFonts w:ascii="宋体" w:eastAsia="宋体" w:hAnsi="宋体" w:cs="宋体" w:hint="eastAsia"/>
        </w:rPr>
        <w:t>，而包装色彩也会影响消费者对健康性、可持续性与口感等属性的判断（</w:t>
      </w:r>
      <w:r w:rsidRPr="00650536">
        <w:rPr>
          <w:rFonts w:hint="eastAsia"/>
        </w:rPr>
        <w:t>Ketron &amp; Spears, 2020</w:t>
      </w:r>
      <w:r w:rsidRPr="00650536">
        <w:rPr>
          <w:rFonts w:ascii="宋体" w:eastAsia="宋体" w:hAnsi="宋体" w:cs="宋体" w:hint="eastAsia"/>
        </w:rPr>
        <w:t>；</w:t>
      </w:r>
      <w:proofErr w:type="spellStart"/>
      <w:r w:rsidRPr="00650536">
        <w:rPr>
          <w:rFonts w:hint="eastAsia"/>
        </w:rPr>
        <w:t>Hallez</w:t>
      </w:r>
      <w:proofErr w:type="spellEnd"/>
      <w:r w:rsidRPr="00650536">
        <w:rPr>
          <w:rFonts w:hint="eastAsia"/>
        </w:rPr>
        <w:t xml:space="preserve"> et al., 2023</w:t>
      </w:r>
      <w:r w:rsidRPr="00650536">
        <w:rPr>
          <w:rFonts w:ascii="宋体" w:eastAsia="宋体" w:hAnsi="宋体" w:cs="宋体" w:hint="eastAsia"/>
        </w:rPr>
        <w:t>）。这意味着色彩不仅关乎</w:t>
      </w:r>
      <w:r w:rsidRPr="00650536">
        <w:rPr>
          <w:rFonts w:ascii="Cambria" w:hAnsi="Cambria" w:cs="Cambria"/>
        </w:rPr>
        <w:t>“</w:t>
      </w:r>
      <w:r w:rsidRPr="00650536">
        <w:rPr>
          <w:rFonts w:ascii="宋体" w:eastAsia="宋体" w:hAnsi="宋体" w:cs="宋体" w:hint="eastAsia"/>
        </w:rPr>
        <w:t>视觉美丑</w:t>
      </w:r>
      <w:r w:rsidRPr="00650536">
        <w:rPr>
          <w:rFonts w:ascii="Cambria" w:hAnsi="Cambria" w:cs="Cambria"/>
        </w:rPr>
        <w:t>”</w:t>
      </w:r>
      <w:r w:rsidRPr="00650536">
        <w:rPr>
          <w:rFonts w:ascii="宋体" w:eastAsia="宋体" w:hAnsi="宋体" w:cs="宋体" w:hint="eastAsia"/>
        </w:rPr>
        <w:t>，也会通过情绪与认知联动影响对象被感知为亲切或冷淡、可靠或低质，并进一步主导评价与选择。</w:t>
      </w:r>
    </w:p>
    <w:p w14:paraId="6CD90007" w14:textId="6DF73278" w:rsidR="00123D7B" w:rsidRPr="00650536" w:rsidRDefault="00123D7B" w:rsidP="00650536">
      <w:pPr>
        <w:pStyle w:val="Para"/>
      </w:pPr>
      <w:r w:rsidRPr="00650536">
        <w:rPr>
          <w:rFonts w:ascii="宋体" w:eastAsia="宋体" w:hAnsi="宋体" w:cs="宋体" w:hint="eastAsia"/>
        </w:rPr>
        <w:t>在</w:t>
      </w:r>
      <w:r w:rsidRPr="00650536">
        <w:rPr>
          <w:rFonts w:hint="eastAsia"/>
        </w:rPr>
        <w:t xml:space="preserve"> consumer-oriented design </w:t>
      </w:r>
      <w:r w:rsidRPr="00650536">
        <w:rPr>
          <w:rFonts w:ascii="宋体" w:eastAsia="宋体" w:hAnsi="宋体" w:cs="宋体" w:hint="eastAsia"/>
        </w:rPr>
        <w:t>中，色彩的作用并不止于审美功能，还会进一步进入消费者对产品属性与象征意义的判断，并外化为对产品评价与选择的影响（</w:t>
      </w:r>
      <w:r w:rsidRPr="00650536">
        <w:rPr>
          <w:rFonts w:hint="eastAsia"/>
        </w:rPr>
        <w:t>Bloch, 1995</w:t>
      </w:r>
      <w:r w:rsidRPr="00650536">
        <w:rPr>
          <w:rFonts w:ascii="宋体" w:eastAsia="宋体" w:hAnsi="宋体" w:cs="宋体" w:hint="eastAsia"/>
        </w:rPr>
        <w:t>；</w:t>
      </w:r>
      <w:proofErr w:type="spellStart"/>
      <w:r w:rsidRPr="00650536">
        <w:rPr>
          <w:rFonts w:hint="eastAsia"/>
        </w:rPr>
        <w:t>Hallez</w:t>
      </w:r>
      <w:proofErr w:type="spellEnd"/>
      <w:r w:rsidRPr="00650536">
        <w:rPr>
          <w:rFonts w:hint="eastAsia"/>
        </w:rPr>
        <w:t xml:space="preserve"> et al., 2023</w:t>
      </w:r>
      <w:r w:rsidRPr="00650536">
        <w:rPr>
          <w:rFonts w:ascii="宋体" w:eastAsia="宋体" w:hAnsi="宋体" w:cs="宋体" w:hint="eastAsia"/>
        </w:rPr>
        <w:t>；</w:t>
      </w:r>
      <w:r w:rsidRPr="00650536">
        <w:rPr>
          <w:rFonts w:hint="eastAsia"/>
        </w:rPr>
        <w:t>Ketron, 2020</w:t>
      </w:r>
      <w:r w:rsidRPr="00650536">
        <w:rPr>
          <w:rFonts w:ascii="宋体" w:eastAsia="宋体" w:hAnsi="宋体" w:cs="宋体" w:hint="eastAsia"/>
        </w:rPr>
        <w:t>）。</w:t>
      </w:r>
      <w:r w:rsidRPr="00650536">
        <w:t xml:space="preserve">Crilly et al. </w:t>
      </w:r>
      <w:r w:rsidRPr="00650536">
        <w:rPr>
          <w:rFonts w:ascii="宋体" w:eastAsia="宋体" w:hAnsi="宋体" w:cs="宋体" w:hint="eastAsia"/>
        </w:rPr>
        <w:t>指出，</w:t>
      </w:r>
      <w:proofErr w:type="spellStart"/>
      <w:r w:rsidRPr="00650536">
        <w:rPr>
          <w:rFonts w:hint="eastAsia"/>
        </w:rPr>
        <w:t>colour</w:t>
      </w:r>
      <w:proofErr w:type="spellEnd"/>
      <w:r w:rsidRPr="00650536">
        <w:rPr>
          <w:rFonts w:ascii="宋体" w:eastAsia="宋体" w:hAnsi="宋体" w:cs="宋体" w:hint="eastAsia"/>
        </w:rPr>
        <w:t>是贯穿</w:t>
      </w:r>
      <w:r w:rsidRPr="00650536">
        <w:t>aesthetic</w:t>
      </w:r>
      <w:r w:rsidRPr="00650536">
        <w:rPr>
          <w:rFonts w:ascii="宋体" w:eastAsia="宋体" w:hAnsi="宋体" w:cs="宋体" w:hint="eastAsia"/>
        </w:rPr>
        <w:t>、</w:t>
      </w:r>
      <w:r w:rsidRPr="00650536">
        <w:t xml:space="preserve">semantic </w:t>
      </w:r>
      <w:r w:rsidRPr="00650536">
        <w:rPr>
          <w:rFonts w:ascii="宋体" w:eastAsia="宋体" w:hAnsi="宋体" w:cs="宋体" w:hint="eastAsia"/>
        </w:rPr>
        <w:t>与</w:t>
      </w:r>
      <w:r w:rsidRPr="00650536">
        <w:t xml:space="preserve"> symbolic</w:t>
      </w:r>
      <w:r w:rsidRPr="00650536">
        <w:rPr>
          <w:rFonts w:ascii="宋体" w:eastAsia="宋体" w:hAnsi="宋体" w:cs="宋体" w:hint="eastAsia"/>
        </w:rPr>
        <w:t>三维度的主动沟通媒介，，其设计需兼顾生理感知规律、认知惯性、文化脚本与形式整合性（</w:t>
      </w:r>
      <w:r w:rsidRPr="00650536">
        <w:t>Crilly et al., 2004</w:t>
      </w:r>
      <w:r w:rsidRPr="00650536">
        <w:rPr>
          <w:rFonts w:ascii="宋体" w:eastAsia="宋体" w:hAnsi="宋体" w:cs="宋体" w:hint="eastAsia"/>
        </w:rPr>
        <w:t>）。因此，就本文而言，将</w:t>
      </w:r>
      <w:r w:rsidRPr="00650536">
        <w:t xml:space="preserve"> </w:t>
      </w:r>
      <w:proofErr w:type="spellStart"/>
      <w:r w:rsidRPr="00650536">
        <w:t>colour</w:t>
      </w:r>
      <w:proofErr w:type="spellEnd"/>
      <w:r w:rsidRPr="00650536">
        <w:t xml:space="preserve"> </w:t>
      </w:r>
      <w:r w:rsidRPr="00650536">
        <w:rPr>
          <w:rFonts w:ascii="宋体" w:eastAsia="宋体" w:hAnsi="宋体" w:cs="宋体" w:hint="eastAsia"/>
        </w:rPr>
        <w:t>作为</w:t>
      </w:r>
      <w:r w:rsidRPr="00650536">
        <w:t xml:space="preserve"> focal variable</w:t>
      </w:r>
      <w:r w:rsidRPr="00650536">
        <w:rPr>
          <w:rFonts w:ascii="宋体" w:eastAsia="宋体" w:hAnsi="宋体" w:cs="宋体" w:hint="eastAsia"/>
        </w:rPr>
        <w:t>，并不是否认风格、构成或寓意的重要性，而是因为色彩本身已经能够跨越审美感知、情绪反应与对象判断这几个关键层面，并为后续关于可解释性、可操控性与可操作化的讨论提供更清晰的切入口。</w:t>
      </w:r>
    </w:p>
    <w:p w14:paraId="06366709" w14:textId="6AEC30C8" w:rsidR="004F18CC" w:rsidRPr="00123D7B" w:rsidRDefault="00F52018" w:rsidP="00123D7B">
      <w:pPr>
        <w:pStyle w:val="Head3"/>
        <w:rPr>
          <w:rFonts w:ascii="宋体" w:eastAsia="宋体" w:hAnsi="宋体" w:cs="宋体" w:hint="eastAsia"/>
          <w:lang w:eastAsia="zh-CN"/>
        </w:rPr>
      </w:pPr>
      <w:r w:rsidRPr="008A5C14">
        <w:t>Primary–Secondary–Accent Structure</w:t>
      </w:r>
    </w:p>
    <w:p w14:paraId="333D5283" w14:textId="77777777" w:rsidR="00F52018" w:rsidRDefault="00F52018" w:rsidP="00F52018">
      <w:pPr>
        <w:pStyle w:val="Para"/>
        <w:rPr>
          <w:rFonts w:ascii="宋体" w:eastAsia="宋体" w:hAnsi="宋体" w:cs="宋体" w:hint="eastAsia"/>
        </w:rPr>
      </w:pPr>
      <w:r w:rsidRPr="001F176E">
        <w:rPr>
          <w:rFonts w:ascii="宋体" w:eastAsia="宋体" w:hAnsi="宋体" w:cs="宋体" w:hint="eastAsia"/>
        </w:rPr>
        <w:t>设计学科的配色过程多继承自</w:t>
      </w:r>
      <w:r w:rsidRPr="001F176E">
        <w:rPr>
          <w:rFonts w:hint="eastAsia"/>
        </w:rPr>
        <w:t>20</w:t>
      </w:r>
      <w:r w:rsidRPr="001F176E">
        <w:rPr>
          <w:rFonts w:ascii="宋体" w:eastAsia="宋体" w:hAnsi="宋体" w:cs="宋体" w:hint="eastAsia"/>
        </w:rPr>
        <w:t>世纪初包豪斯基础设计教育体系提出的色彩构成，这一思想旨在通过对色相、明度与饱和度的组织，探索视觉元素之间的秩序与和谐（</w:t>
      </w:r>
      <w:r w:rsidRPr="001F176E">
        <w:t>Itten, 1961; Albers, 1963</w:t>
      </w:r>
      <w:r w:rsidRPr="001F176E">
        <w:rPr>
          <w:rFonts w:ascii="宋体" w:eastAsia="宋体" w:hAnsi="宋体" w:cs="宋体" w:hint="eastAsia"/>
        </w:rPr>
        <w:t>）。这一体系逐渐发展出了多种配色模型与实践方法，如互补配色、类似配色与三角色环配色等（</w:t>
      </w:r>
      <w:r w:rsidRPr="001F176E">
        <w:t>Itten, 1961</w:t>
      </w:r>
      <w:r w:rsidRPr="001F176E">
        <w:rPr>
          <w:rFonts w:ascii="宋体" w:eastAsia="宋体" w:hAnsi="宋体" w:cs="宋体" w:hint="eastAsia"/>
        </w:rPr>
        <w:t>），这些模型以色相环为基础，通过色差与对比规律指导设计师实现视觉的统一与变化（</w:t>
      </w:r>
      <w:r w:rsidRPr="001F176E">
        <w:t xml:space="preserve">Stone et al., 2008; Lidwell et al., 2010; Wong, 1997; </w:t>
      </w:r>
      <w:proofErr w:type="spellStart"/>
      <w:r w:rsidRPr="001F176E">
        <w:t>Birren</w:t>
      </w:r>
      <w:proofErr w:type="spellEnd"/>
      <w:r w:rsidRPr="001F176E">
        <w:t>, 1987; Johansson &amp; Thompson, 2007; Bohm, 2011</w:t>
      </w:r>
      <w:r w:rsidRPr="001F176E">
        <w:rPr>
          <w:rFonts w:ascii="宋体" w:eastAsia="宋体" w:hAnsi="宋体" w:cs="宋体" w:hint="eastAsia"/>
        </w:rPr>
        <w:t>）。</w:t>
      </w:r>
    </w:p>
    <w:p w14:paraId="5293341F" w14:textId="461D814D" w:rsidR="00F52018" w:rsidRDefault="00F52018" w:rsidP="00F52018">
      <w:pPr>
        <w:pStyle w:val="Image"/>
      </w:pPr>
    </w:p>
    <w:p w14:paraId="74435C81" w14:textId="77777777" w:rsidR="00F52018" w:rsidRPr="00DA6022" w:rsidRDefault="00F52018" w:rsidP="00F52018">
      <w:pPr>
        <w:pStyle w:val="aff0"/>
        <w:rPr>
          <w:rFonts w:eastAsiaTheme="minorEastAsia"/>
          <w:lang w:eastAsia="zh-CN"/>
        </w:rPr>
      </w:pPr>
      <w:bookmarkStart w:id="8" w:name="OLE_LINK1"/>
      <w:r>
        <w:t xml:space="preserve">Figure </w:t>
      </w:r>
      <w:fldSimple w:instr=" SEQ Figure \* ARABIC ">
        <w:r>
          <w:rPr>
            <w:noProof/>
          </w:rPr>
          <w:t>8</w:t>
        </w:r>
      </w:fldSimple>
      <w:r>
        <w:rPr>
          <w:rFonts w:eastAsiaTheme="minorEastAsia" w:hint="eastAsia"/>
          <w:lang w:eastAsia="zh-CN"/>
        </w:rPr>
        <w:t xml:space="preserve"> </w:t>
      </w:r>
      <w:r w:rsidRPr="00E54122">
        <w:rPr>
          <w:rFonts w:eastAsiaTheme="minorEastAsia" w:hint="eastAsia"/>
          <w:lang w:eastAsia="zh-CN"/>
        </w:rPr>
        <w:t xml:space="preserve">42-44 Harmonious proportions of area for complementary colors: Yellow : Violet = 1/4 : 3/4 Orange : Blue = 1/3 : 2/3 Red : Green = 1/2 : 1/2 45 Circle of primary and </w:t>
      </w:r>
      <w:proofErr w:type="spellStart"/>
      <w:r w:rsidRPr="00E54122">
        <w:rPr>
          <w:rFonts w:eastAsiaTheme="minorEastAsia" w:hint="eastAsia"/>
          <w:lang w:eastAsia="zh-CN"/>
        </w:rPr>
        <w:t>seondary</w:t>
      </w:r>
      <w:proofErr w:type="spellEnd"/>
      <w:r w:rsidRPr="00E54122">
        <w:rPr>
          <w:rFonts w:eastAsiaTheme="minorEastAsia" w:hint="eastAsia"/>
          <w:lang w:eastAsia="zh-CN"/>
        </w:rPr>
        <w:t xml:space="preserve"> colors in harmonious proportion 46 Equal proportions of red and green 47 A little red with a great deal of green makes the red highly active</w:t>
      </w:r>
      <w:r>
        <w:rPr>
          <w:rFonts w:eastAsiaTheme="minorEastAsia"/>
          <w:lang w:eastAsia="zh-CN"/>
        </w:rPr>
        <w:br/>
      </w:r>
      <w:r w:rsidRPr="006B0C12">
        <w:rPr>
          <w:rFonts w:eastAsiaTheme="minorEastAsia"/>
          <w:i/>
          <w:iCs/>
          <w:lang w:eastAsia="zh-CN"/>
        </w:rPr>
        <w:t>Source:</w:t>
      </w:r>
      <w:r w:rsidRPr="006B0C12">
        <w:rPr>
          <w:rFonts w:eastAsiaTheme="minorEastAsia"/>
          <w:lang w:eastAsia="zh-CN"/>
        </w:rPr>
        <w:t xml:space="preserve"> Based on the </w:t>
      </w:r>
      <w:r w:rsidRPr="006B0C12">
        <w:rPr>
          <w:rFonts w:eastAsiaTheme="minorEastAsia"/>
          <w:i/>
          <w:iCs/>
          <w:lang w:eastAsia="zh-CN"/>
        </w:rPr>
        <w:t>Itten Contrast Guide</w:t>
      </w:r>
      <w:r w:rsidRPr="006B0C12">
        <w:rPr>
          <w:rFonts w:eastAsiaTheme="minorEastAsia"/>
          <w:lang w:eastAsia="zh-CN"/>
        </w:rPr>
        <w:t xml:space="preserve"> (course project), </w:t>
      </w:r>
      <w:r w:rsidRPr="006B0C12">
        <w:rPr>
          <w:rFonts w:eastAsiaTheme="minorEastAsia"/>
          <w:i/>
          <w:iCs/>
          <w:lang w:eastAsia="zh-CN"/>
        </w:rPr>
        <w:t>Digital Color Theory</w:t>
      </w:r>
      <w:r w:rsidRPr="006B0C12">
        <w:rPr>
          <w:rFonts w:eastAsiaTheme="minorEastAsia"/>
          <w:lang w:eastAsia="zh-CN"/>
        </w:rPr>
        <w:t xml:space="preserve"> course materials, UC Berkeley Extension. Retrieved from </w:t>
      </w:r>
      <w:hyperlink r:id="rId8" w:tgtFrame="_new" w:history="1">
        <w:r w:rsidRPr="006B0C12">
          <w:rPr>
            <w:rStyle w:val="a5"/>
            <w:rFonts w:ascii="Linux Biolinum O" w:eastAsiaTheme="minorEastAsia" w:hAnsi="Linux Biolinum O" w:cs="Linux Biolinum O"/>
            <w:lang w:eastAsia="zh-CN"/>
          </w:rPr>
          <w:t>https://colorwithlara.wordpress.com/</w:t>
        </w:r>
      </w:hyperlink>
      <w:bookmarkEnd w:id="8"/>
    </w:p>
    <w:p w14:paraId="5740B97F" w14:textId="77777777" w:rsidR="00F52018" w:rsidRDefault="00F52018" w:rsidP="00F52018">
      <w:pPr>
        <w:pStyle w:val="Para"/>
        <w:rPr>
          <w:rFonts w:ascii="宋体" w:eastAsia="宋体" w:hAnsi="宋体" w:cs="宋体" w:hint="eastAsia"/>
        </w:rPr>
      </w:pPr>
      <w:r w:rsidRPr="006C31B2">
        <w:rPr>
          <w:rFonts w:ascii="宋体" w:eastAsia="宋体" w:hAnsi="宋体" w:cs="宋体" w:hint="eastAsia"/>
        </w:rPr>
        <w:t>另外，除了以色彩关系与对比原则为核心的构成式配色方法外，还有从设计隐喻、图像参考等设计实践过程出发进行的配色方法。比如，基于色彩意象的关键词</w:t>
      </w:r>
      <w:r w:rsidRPr="006C31B2">
        <w:t>–</w:t>
      </w:r>
      <w:r w:rsidRPr="006C31B2">
        <w:rPr>
          <w:rFonts w:ascii="宋体" w:eastAsia="宋体" w:hAnsi="宋体" w:cs="宋体" w:hint="eastAsia"/>
        </w:rPr>
        <w:t>语义映射法（</w:t>
      </w:r>
      <w:r w:rsidRPr="006C31B2">
        <w:t>Kobayashi, 1992; Ou et al., 2004; Ou et al., 2012; Gao &amp; Xin, 2006</w:t>
      </w:r>
      <w:r w:rsidRPr="006C31B2">
        <w:rPr>
          <w:rFonts w:ascii="宋体" w:eastAsia="宋体" w:hAnsi="宋体" w:cs="宋体" w:hint="eastAsia"/>
        </w:rPr>
        <w:t>），图像采样与色彩提取法（</w:t>
      </w:r>
      <w:proofErr w:type="spellStart"/>
      <w:r w:rsidRPr="006C31B2">
        <w:t>Lertrusdachakul</w:t>
      </w:r>
      <w:proofErr w:type="spellEnd"/>
      <w:r w:rsidRPr="006C31B2">
        <w:t xml:space="preserve"> et al., 2019; Achanta et al., 2009; Gao et al., 2025; </w:t>
      </w:r>
      <w:proofErr w:type="spellStart"/>
      <w:r w:rsidRPr="006C31B2">
        <w:t>Kynash</w:t>
      </w:r>
      <w:proofErr w:type="spellEnd"/>
      <w:r w:rsidRPr="006C31B2">
        <w:t xml:space="preserve"> &amp; </w:t>
      </w:r>
      <w:proofErr w:type="spellStart"/>
      <w:r w:rsidRPr="006C31B2">
        <w:t>Semeniv</w:t>
      </w:r>
      <w:proofErr w:type="spellEnd"/>
      <w:r w:rsidRPr="006C31B2">
        <w:t>, 2025</w:t>
      </w:r>
      <w:r w:rsidRPr="006C31B2">
        <w:rPr>
          <w:rFonts w:ascii="宋体" w:eastAsia="宋体" w:hAnsi="宋体" w:cs="宋体" w:hint="eastAsia"/>
        </w:rPr>
        <w:t>），以及基于语义与数据融合的生成式配色法（</w:t>
      </w:r>
      <w:r w:rsidRPr="006C31B2">
        <w:t>Hu et al., 2018; Bahng et al., 2018; Qiu et al., 2022; Lin et al., 2021</w:t>
      </w:r>
      <w:r w:rsidRPr="006C31B2">
        <w:rPr>
          <w:rFonts w:ascii="宋体" w:eastAsia="宋体" w:hAnsi="宋体" w:cs="宋体" w:hint="eastAsia"/>
        </w:rPr>
        <w:t>）。但无论基于色彩现象还是设计实践，上述方法大多最终呈现为主要颜色</w:t>
      </w:r>
      <w:r w:rsidRPr="006C31B2">
        <w:rPr>
          <w:rFonts w:hint="eastAsia"/>
        </w:rPr>
        <w:t>-</w:t>
      </w:r>
      <w:r w:rsidRPr="006C31B2">
        <w:rPr>
          <w:rFonts w:ascii="宋体" w:eastAsia="宋体" w:hAnsi="宋体" w:cs="宋体" w:hint="eastAsia"/>
        </w:rPr>
        <w:t>次要颜色的组合（</w:t>
      </w:r>
      <w:r w:rsidRPr="006C31B2">
        <w:t xml:space="preserve">Itten, 1961; </w:t>
      </w:r>
      <w:proofErr w:type="spellStart"/>
      <w:r w:rsidRPr="006C31B2">
        <w:t>Birren</w:t>
      </w:r>
      <w:proofErr w:type="spellEnd"/>
      <w:r w:rsidRPr="006C31B2">
        <w:t>, 1987; Wong, 1997; Stone et al., 2008; Lidwell et al., 2010</w:t>
      </w:r>
      <w:r w:rsidRPr="006C31B2">
        <w:rPr>
          <w:rFonts w:ascii="宋体" w:eastAsia="宋体" w:hAnsi="宋体" w:cs="宋体" w:hint="eastAsia"/>
        </w:rPr>
        <w:t>），这一配色方法论在数字化界面设计等领域被进一步强调，如</w:t>
      </w:r>
      <w:r w:rsidRPr="006C31B2">
        <w:rPr>
          <w:rFonts w:hint="eastAsia"/>
        </w:rPr>
        <w:t>Google</w:t>
      </w:r>
      <w:r w:rsidRPr="006C31B2">
        <w:t>’</w:t>
      </w:r>
      <w:r w:rsidRPr="006C31B2">
        <w:rPr>
          <w:rFonts w:hint="eastAsia"/>
        </w:rPr>
        <w:t xml:space="preserve">s </w:t>
      </w:r>
      <w:r w:rsidRPr="006C31B2">
        <w:t>Material Design</w:t>
      </w:r>
      <w:r w:rsidRPr="006C31B2">
        <w:rPr>
          <w:rFonts w:hint="eastAsia"/>
        </w:rPr>
        <w:t xml:space="preserve"> Guidelines</w:t>
      </w:r>
      <w:r w:rsidRPr="006C31B2">
        <w:rPr>
          <w:rFonts w:ascii="宋体" w:eastAsia="宋体" w:hAnsi="宋体" w:cs="宋体" w:hint="eastAsia"/>
        </w:rPr>
        <w:t>提出的</w:t>
      </w:r>
      <w:bookmarkStart w:id="9" w:name="OLE_LINK3"/>
      <w:r w:rsidRPr="006C31B2">
        <w:rPr>
          <w:rFonts w:hint="eastAsia"/>
        </w:rPr>
        <w:lastRenderedPageBreak/>
        <w:t>Primary Color-Secondary Color-Accent Color</w:t>
      </w:r>
      <w:bookmarkEnd w:id="9"/>
      <w:r w:rsidRPr="006C31B2">
        <w:rPr>
          <w:rStyle w:val="ae"/>
          <w:rFonts w:hint="eastAsia"/>
          <w:vertAlign w:val="baseline"/>
        </w:rPr>
        <w:footnoteReference w:id="1"/>
      </w:r>
      <w:r w:rsidRPr="006C31B2">
        <w:rPr>
          <w:rFonts w:ascii="宋体" w:eastAsia="宋体" w:hAnsi="宋体" w:cs="宋体" w:hint="eastAsia"/>
        </w:rPr>
        <w:t>，首次将这一方法以工程化标准发布，本文借用了类似的概念</w:t>
      </w:r>
      <w:r>
        <w:rPr>
          <w:rFonts w:ascii="宋体" w:eastAsia="宋体" w:hAnsi="宋体" w:cs="宋体" w:hint="eastAsia"/>
        </w:rPr>
        <w:t>，</w:t>
      </w:r>
      <w:r w:rsidRPr="006C31B2">
        <w:rPr>
          <w:rFonts w:ascii="宋体" w:eastAsia="宋体" w:hAnsi="宋体" w:cs="宋体" w:hint="eastAsia"/>
        </w:rPr>
        <w:t>在这里使用</w:t>
      </w:r>
      <w:r w:rsidRPr="006C31B2">
        <w:t>“</w:t>
      </w:r>
      <w:r w:rsidRPr="006C31B2">
        <w:rPr>
          <w:rFonts w:ascii="宋体" w:eastAsia="宋体" w:hAnsi="宋体" w:cs="宋体" w:hint="eastAsia"/>
        </w:rPr>
        <w:t>主</w:t>
      </w:r>
      <w:r w:rsidRPr="006C31B2">
        <w:t>–</w:t>
      </w:r>
      <w:r w:rsidRPr="006C31B2">
        <w:rPr>
          <w:rFonts w:ascii="宋体" w:eastAsia="宋体" w:hAnsi="宋体" w:cs="宋体" w:hint="eastAsia"/>
        </w:rPr>
        <w:t>辅</w:t>
      </w:r>
      <w:r w:rsidRPr="006C31B2">
        <w:t>–</w:t>
      </w:r>
      <w:r w:rsidRPr="006C31B2">
        <w:rPr>
          <w:rFonts w:ascii="宋体" w:eastAsia="宋体" w:hAnsi="宋体" w:cs="宋体" w:hint="eastAsia"/>
        </w:rPr>
        <w:t>点缀色（</w:t>
      </w:r>
      <w:bookmarkStart w:id="10" w:name="OLE_LINK4"/>
      <w:r w:rsidRPr="006C31B2">
        <w:rPr>
          <w:rFonts w:hint="eastAsia"/>
        </w:rPr>
        <w:t>dominant</w:t>
      </w:r>
      <w:r w:rsidRPr="006C31B2">
        <w:rPr>
          <w:rFonts w:hint="eastAsia"/>
        </w:rPr>
        <w:t>–</w:t>
      </w:r>
      <w:r w:rsidRPr="006C31B2">
        <w:rPr>
          <w:rFonts w:hint="eastAsia"/>
        </w:rPr>
        <w:t>subdominant</w:t>
      </w:r>
      <w:r w:rsidRPr="006C31B2">
        <w:rPr>
          <w:rFonts w:hint="eastAsia"/>
        </w:rPr>
        <w:t>–</w:t>
      </w:r>
      <w:r w:rsidRPr="006C31B2">
        <w:rPr>
          <w:rFonts w:hint="eastAsia"/>
        </w:rPr>
        <w:t>accent</w:t>
      </w:r>
      <w:bookmarkEnd w:id="10"/>
      <w:r w:rsidRPr="006C31B2">
        <w:rPr>
          <w:rFonts w:ascii="宋体" w:eastAsia="宋体" w:hAnsi="宋体" w:cs="宋体" w:hint="eastAsia"/>
        </w:rPr>
        <w:t>）</w:t>
      </w:r>
      <w:r w:rsidRPr="006C31B2">
        <w:t>”</w:t>
      </w:r>
      <w:r w:rsidRPr="006C31B2">
        <w:rPr>
          <w:rFonts w:ascii="宋体" w:eastAsia="宋体" w:hAnsi="宋体" w:cs="宋体" w:hint="eastAsia"/>
        </w:rPr>
        <w:t>这一</w:t>
      </w:r>
      <w:r>
        <w:rPr>
          <w:rFonts w:ascii="宋体" w:eastAsia="宋体" w:hAnsi="宋体" w:cs="宋体" w:hint="eastAsia"/>
        </w:rPr>
        <w:t>描述</w:t>
      </w:r>
      <w:r w:rsidRPr="006C31B2">
        <w:rPr>
          <w:rFonts w:ascii="宋体" w:eastAsia="宋体" w:hAnsi="宋体" w:cs="宋体" w:hint="eastAsia"/>
        </w:rPr>
        <w:t>来</w:t>
      </w:r>
      <w:r>
        <w:rPr>
          <w:rFonts w:ascii="宋体" w:eastAsia="宋体" w:hAnsi="宋体" w:cs="宋体" w:hint="eastAsia"/>
        </w:rPr>
        <w:t>分析人工或AI生成的</w:t>
      </w:r>
      <w:r w:rsidRPr="006C31B2">
        <w:rPr>
          <w:rFonts w:ascii="宋体" w:eastAsia="宋体" w:hAnsi="宋体" w:cs="宋体" w:hint="eastAsia"/>
        </w:rPr>
        <w:t>花艺设计作品。</w:t>
      </w:r>
      <w:r>
        <w:rPr>
          <w:rFonts w:ascii="宋体" w:eastAsia="宋体" w:hAnsi="宋体" w:cs="宋体" w:hint="eastAsia"/>
        </w:rPr>
        <w:t>本文对这三者对定义如下：</w:t>
      </w:r>
    </w:p>
    <w:p w14:paraId="6919280F" w14:textId="77777777" w:rsidR="00F52018" w:rsidRPr="009777CE" w:rsidRDefault="00F52018" w:rsidP="00F52018">
      <w:pPr>
        <w:pStyle w:val="Para"/>
        <w:rPr>
          <w:rFonts w:ascii="宋体" w:eastAsia="宋体" w:hAnsi="宋体" w:cs="宋体" w:hint="eastAsia"/>
        </w:rPr>
      </w:pPr>
      <w:r>
        <w:rPr>
          <w:rFonts w:hint="eastAsia"/>
        </w:rPr>
        <w:t>t</w:t>
      </w:r>
      <w:r w:rsidRPr="0058484E">
        <w:t xml:space="preserve">he Dominant </w:t>
      </w:r>
      <w:proofErr w:type="spellStart"/>
      <w:r w:rsidRPr="0058484E">
        <w:t>Colour</w:t>
      </w:r>
      <w:proofErr w:type="spellEnd"/>
      <w:r>
        <w:rPr>
          <w:rFonts w:ascii="宋体" w:eastAsia="宋体" w:hAnsi="宋体" w:cs="宋体" w:hint="eastAsia"/>
        </w:rPr>
        <w:t>指画面中面积第一大的颜色，在设计考量中</w:t>
      </w:r>
      <w:r w:rsidRPr="00163592">
        <w:rPr>
          <w:rFonts w:ascii="宋体" w:eastAsia="宋体" w:hAnsi="宋体" w:cs="宋体" w:hint="eastAsia"/>
        </w:rPr>
        <w:t>决定整体的视觉基调与情感氛围，体现设计作品的核心意象</w:t>
      </w:r>
      <w:r>
        <w:rPr>
          <w:rFonts w:ascii="宋体" w:eastAsia="宋体" w:hAnsi="宋体" w:cs="宋体" w:hint="eastAsia"/>
        </w:rPr>
        <w:t>；</w:t>
      </w:r>
    </w:p>
    <w:p w14:paraId="0522A903" w14:textId="77777777" w:rsidR="00F52018" w:rsidRDefault="00F52018" w:rsidP="00F52018">
      <w:pPr>
        <w:rPr>
          <w:rFonts w:hint="eastAsia"/>
        </w:rPr>
      </w:pPr>
      <w:r w:rsidRPr="00731C82">
        <w:t xml:space="preserve">The Subdominant </w:t>
      </w:r>
      <w:proofErr w:type="spellStart"/>
      <w:r w:rsidRPr="00731C82">
        <w:t>Colou</w:t>
      </w:r>
      <w:r>
        <w:rPr>
          <w:rFonts w:hint="eastAsia"/>
        </w:rPr>
        <w:t>r</w:t>
      </w:r>
      <w:proofErr w:type="spellEnd"/>
      <w:r>
        <w:rPr>
          <w:rFonts w:hint="eastAsia"/>
        </w:rPr>
        <w:t xml:space="preserve"> 指画面中面积第二大的颜色，在设计考量中的作用有支撑主色、提供对比以增加视觉趣味和深度等；</w:t>
      </w:r>
    </w:p>
    <w:p w14:paraId="1DBA783D" w14:textId="77777777" w:rsidR="00F52018" w:rsidRDefault="00F52018" w:rsidP="00F52018">
      <w:pPr>
        <w:rPr>
          <w:rFonts w:hint="eastAsia"/>
          <w:lang w:eastAsia="zh-CN"/>
        </w:rPr>
      </w:pPr>
      <w:r w:rsidRPr="00731C82">
        <w:t xml:space="preserve">The Accent </w:t>
      </w:r>
      <w:proofErr w:type="spellStart"/>
      <w:r w:rsidRPr="00731C82">
        <w:t>Colour</w:t>
      </w:r>
      <w:proofErr w:type="spellEnd"/>
      <w:r>
        <w:rPr>
          <w:rFonts w:hint="eastAsia"/>
        </w:rPr>
        <w:t xml:space="preserve"> 指相对面积最小的颜色，但通常上在视觉上最引人瞩目。</w:t>
      </w:r>
      <w:r>
        <w:rPr>
          <w:rFonts w:hint="eastAsia"/>
          <w:lang w:eastAsia="zh-CN"/>
        </w:rPr>
        <w:t>在设计考量中一般有创造视觉焦点，吸引用户注意力的功能。</w:t>
      </w:r>
    </w:p>
    <w:p w14:paraId="3D96368E" w14:textId="26DE30B7" w:rsidR="00F52018" w:rsidRPr="00F52018" w:rsidRDefault="00F52018" w:rsidP="00B66117">
      <w:pPr>
        <w:rPr>
          <w:rFonts w:hint="eastAsia"/>
          <w:lang w:eastAsia="zh-CN"/>
        </w:rPr>
      </w:pPr>
      <w:r>
        <w:rPr>
          <w:rFonts w:hint="eastAsia"/>
          <w:lang w:eastAsia="zh-CN"/>
        </w:rPr>
        <w:t>映射到对花艺设计结果进行分析，“</w:t>
      </w:r>
      <w:r w:rsidRPr="006C31B2">
        <w:rPr>
          <w:rFonts w:hint="eastAsia"/>
        </w:rPr>
        <w:t>dominant–subdominant–accent</w:t>
      </w:r>
      <w:r>
        <w:rPr>
          <w:rFonts w:hint="eastAsia"/>
          <w:lang w:eastAsia="zh-CN"/>
        </w:rPr>
        <w:t xml:space="preserve">”的配色结构往往和花礼采用的主花材、副花菜、补花材相关，它们对应着一种花材占据花礼作品用到的总量中的分量，一定程度上影响着色彩的面积对比，但因花材种类而已。比如，红玫瑰作为花礼设计中的一种常用主花，其花礼作品的dominant </w:t>
      </w:r>
      <w:proofErr w:type="spellStart"/>
      <w:r>
        <w:rPr>
          <w:rFonts w:hint="eastAsia"/>
          <w:lang w:eastAsia="zh-CN"/>
        </w:rPr>
        <w:t>colour</w:t>
      </w:r>
      <w:proofErr w:type="spellEnd"/>
      <w:r>
        <w:rPr>
          <w:rFonts w:hint="eastAsia"/>
          <w:lang w:eastAsia="zh-CN"/>
        </w:rPr>
        <w:t xml:space="preserve"> 则趋于与花瓣颜色一致（玫瑰红色），但如果采非洲菊作为主花，其巨大的花盘会导致花瓣的色彩对dominant </w:t>
      </w:r>
      <w:proofErr w:type="spellStart"/>
      <w:r>
        <w:rPr>
          <w:rFonts w:hint="eastAsia"/>
          <w:lang w:eastAsia="zh-CN"/>
        </w:rPr>
        <w:t>colour</w:t>
      </w:r>
      <w:proofErr w:type="spellEnd"/>
      <w:r>
        <w:rPr>
          <w:rFonts w:hint="eastAsia"/>
          <w:lang w:eastAsia="zh-CN"/>
        </w:rPr>
        <w:t>影响降低。</w:t>
      </w:r>
    </w:p>
    <w:p w14:paraId="73818050" w14:textId="22D475AC" w:rsidR="003D2CFF" w:rsidRPr="00A436E6" w:rsidRDefault="000F2D20" w:rsidP="00A436E6">
      <w:pPr>
        <w:pStyle w:val="Head3"/>
        <w:rPr>
          <w:rFonts w:eastAsia="宋体"/>
          <w:lang w:eastAsia="zh-CN"/>
        </w:rPr>
      </w:pPr>
      <w:proofErr w:type="spellStart"/>
      <w:r>
        <w:t>Colour</w:t>
      </w:r>
      <w:proofErr w:type="spellEnd"/>
      <w:r>
        <w:t xml:space="preserve"> Space and</w:t>
      </w:r>
      <w:r>
        <w:rPr>
          <w:rFonts w:hint="eastAsia"/>
          <w:lang w:eastAsia="zh-CN"/>
        </w:rPr>
        <w:t xml:space="preserve"> </w:t>
      </w:r>
      <w:r w:rsidR="00AC1ACD" w:rsidRPr="008A5C14">
        <w:rPr>
          <w:rFonts w:eastAsia="宋体"/>
        </w:rPr>
        <w:t>Color Attributes</w:t>
      </w:r>
    </w:p>
    <w:p w14:paraId="59E4C8D1" w14:textId="61F37470" w:rsidR="00CB37B0" w:rsidRPr="00CB37B0" w:rsidRDefault="00AF6CAF" w:rsidP="00D7656A">
      <w:pPr>
        <w:pStyle w:val="Para"/>
      </w:pPr>
      <w:r w:rsidRPr="00AF6CAF">
        <w:rPr>
          <w:rFonts w:ascii="宋体" w:eastAsia="宋体" w:hAnsi="宋体" w:cs="宋体" w:hint="eastAsia"/>
        </w:rPr>
        <w:t>为量化花材与整体设计方案的色彩特征，</w:t>
      </w:r>
      <w:r w:rsidR="00CB37B0" w:rsidRPr="00CB37B0">
        <w:rPr>
          <w:rFonts w:ascii="宋体" w:eastAsia="宋体" w:hAnsi="宋体" w:cs="宋体" w:hint="eastAsia"/>
        </w:rPr>
        <w:t>本文采用</w:t>
      </w:r>
      <w:r w:rsidR="00CB37B0" w:rsidRPr="00CB37B0">
        <w:t xml:space="preserve"> CIE </w:t>
      </w:r>
      <m:oMath>
        <m:sSup>
          <m:sSupPr>
            <m:ctrlPr>
              <w:rPr>
                <w:rFonts w:ascii="Cambria Math" w:hAnsi="Cambria Math"/>
              </w:rPr>
            </m:ctrlPr>
          </m:sSupPr>
          <m:e>
            <m:r>
              <w:rPr>
                <w:rFonts w:ascii="Cambria Math" w:hAnsi="Cambria Math"/>
              </w:rPr>
              <m:t>L</m:t>
            </m:r>
          </m:e>
          <m:sup>
            <m:r>
              <w:rPr>
                <w:rFonts w:ascii="Cambria Math" w:hAnsi="Cambria Math"/>
              </w:rPr>
              <m:t>*</m:t>
            </m:r>
          </m:sup>
        </m:sSup>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ab</m:t>
            </m:r>
          </m:sub>
        </m:sSub>
      </m:oMath>
      <w:r w:rsidR="00CB37B0" w:rsidRPr="00CB37B0">
        <w:rPr>
          <w:rFonts w:ascii="宋体" w:eastAsia="宋体" w:hAnsi="宋体" w:cs="宋体" w:hint="eastAsia"/>
        </w:rPr>
        <w:t>形式对颜色进行参数化表征，并以明度</w:t>
      </w:r>
      <w:r w:rsidR="00CB37B0" w:rsidRPr="00CB37B0">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00CB37B0" w:rsidRPr="00CB37B0">
        <w:rPr>
          <w:rFonts w:ascii="宋体" w:eastAsia="宋体" w:hAnsi="宋体" w:cs="宋体" w:hint="eastAsia"/>
        </w:rPr>
        <w:t>、彩度</w:t>
      </w:r>
      <w:r w:rsidR="00CB37B0" w:rsidRPr="00CB37B0">
        <w:t xml:space="preserve"> </w:t>
      </w:r>
      <m:oMath>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oMath>
      <w:r w:rsidR="00CB37B0" w:rsidRPr="00CB37B0">
        <w:rPr>
          <w:rFonts w:ascii="宋体" w:eastAsia="宋体" w:hAnsi="宋体" w:cs="宋体" w:hint="eastAsia"/>
        </w:rPr>
        <w:t>、色相角</w:t>
      </w:r>
      <w:r w:rsidR="00CB37B0" w:rsidRPr="00CB37B0">
        <w:t xml:space="preserve"> </w:t>
      </w:r>
      <m:oMath>
        <m:sSub>
          <m:sSubPr>
            <m:ctrlPr>
              <w:rPr>
                <w:rFonts w:ascii="Cambria Math" w:hAnsi="Cambria Math"/>
              </w:rPr>
            </m:ctrlPr>
          </m:sSubPr>
          <m:e>
            <m:r>
              <w:rPr>
                <w:rFonts w:ascii="Cambria Math" w:hAnsi="Cambria Math"/>
              </w:rPr>
              <m:t>h</m:t>
            </m:r>
          </m:e>
          <m:sub>
            <m:r>
              <w:rPr>
                <w:rFonts w:ascii="Cambria Math" w:hAnsi="Cambria Math"/>
              </w:rPr>
              <m:t>ab</m:t>
            </m:r>
          </m:sub>
        </m:sSub>
      </m:oMath>
      <w:r w:rsidR="00CB37B0" w:rsidRPr="00CB37B0">
        <w:rPr>
          <w:rFonts w:ascii="宋体" w:eastAsia="宋体" w:hAnsi="宋体" w:cs="宋体" w:hint="eastAsia"/>
        </w:rPr>
        <w:t>及色差</w:t>
      </w:r>
      <w:r w:rsidR="00CB37B0" w:rsidRPr="00CB37B0">
        <w:t xml:space="preserve"> </w:t>
      </w:r>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ab</m:t>
            </m:r>
          </m:sub>
          <m:sup>
            <m:r>
              <w:rPr>
                <w:rFonts w:ascii="Cambria Math" w:hAnsi="Cambria Math"/>
              </w:rPr>
              <m:t>*</m:t>
            </m:r>
          </m:sup>
        </m:sSubSup>
      </m:oMath>
      <w:r w:rsidR="00CB37B0" w:rsidRPr="00CB37B0">
        <w:rPr>
          <w:rFonts w:ascii="宋体" w:eastAsia="宋体" w:hAnsi="宋体" w:cs="宋体" w:hint="eastAsia"/>
        </w:rPr>
        <w:t>作为核心色彩指标，用于量化花材与整体设计方案的色彩特征。</w:t>
      </w:r>
      <w:r w:rsidR="00CB37B0" w:rsidRPr="00CB37B0">
        <w:t>CIELAB</w:t>
      </w:r>
      <w:r w:rsidR="00CB37B0" w:rsidRPr="00CB37B0">
        <w:rPr>
          <w:rFonts w:ascii="宋体" w:eastAsia="宋体" w:hAnsi="宋体" w:cs="宋体" w:hint="eastAsia"/>
        </w:rPr>
        <w:t>（</w:t>
      </w:r>
      <w:r w:rsidR="00CB37B0" w:rsidRPr="00CB37B0">
        <w:t xml:space="preserve">CIE 1976 </w:t>
      </w:r>
      <m:oMath>
        <m:sSup>
          <m:sSupPr>
            <m:ctrlPr>
              <w:rPr>
                <w:rFonts w:ascii="Cambria Math" w:hAnsi="Cambria Math"/>
              </w:rPr>
            </m:ctrlPr>
          </m:sSupPr>
          <m:e>
            <m:r>
              <w:rPr>
                <w:rFonts w:ascii="Cambria Math" w:hAnsi="Cambria Math"/>
              </w:rPr>
              <m:t>L</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oMath>
      <w:r w:rsidR="00CB37B0" w:rsidRPr="00CB37B0">
        <w:rPr>
          <w:rFonts w:ascii="宋体" w:eastAsia="宋体" w:hAnsi="宋体" w:cs="宋体" w:hint="eastAsia"/>
        </w:rPr>
        <w:t>）是</w:t>
      </w:r>
      <w:r w:rsidR="00CB37B0" w:rsidRPr="00CB37B0">
        <w:t xml:space="preserve"> CIE </w:t>
      </w:r>
      <w:r w:rsidR="00CB37B0" w:rsidRPr="00CB37B0">
        <w:rPr>
          <w:rFonts w:ascii="宋体" w:eastAsia="宋体" w:hAnsi="宋体" w:cs="宋体" w:hint="eastAsia"/>
        </w:rPr>
        <w:t>于</w:t>
      </w:r>
      <w:r w:rsidR="00CB37B0" w:rsidRPr="00CB37B0">
        <w:t xml:space="preserve"> 1976 </w:t>
      </w:r>
      <w:r w:rsidR="00CB37B0" w:rsidRPr="00CB37B0">
        <w:rPr>
          <w:rFonts w:ascii="宋体" w:eastAsia="宋体" w:hAnsi="宋体" w:cs="宋体" w:hint="eastAsia"/>
        </w:rPr>
        <w:t>年推荐的均匀色彩空间（</w:t>
      </w:r>
      <w:r w:rsidR="00CB37B0" w:rsidRPr="00CB37B0">
        <w:t>Uniform Color Space, UCS</w:t>
      </w:r>
      <w:r w:rsidR="00CB37B0" w:rsidRPr="00CB37B0">
        <w:rPr>
          <w:rFonts w:ascii="宋体" w:eastAsia="宋体" w:hAnsi="宋体" w:cs="宋体" w:hint="eastAsia"/>
        </w:rPr>
        <w:t>），尽管在实际应用中它仍仅为近似感知均匀；其中</w:t>
      </w:r>
      <w:r w:rsidR="00CB37B0" w:rsidRPr="00CB37B0">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00CB37B0" w:rsidRPr="00CB37B0">
        <w:rPr>
          <w:rFonts w:ascii="宋体" w:eastAsia="宋体" w:hAnsi="宋体" w:cs="宋体" w:hint="eastAsia"/>
        </w:rPr>
        <w:t>表示明度，</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00CB37B0" w:rsidRPr="00CB37B0">
        <w:t xml:space="preserve"> </w:t>
      </w:r>
      <w:r w:rsidR="00CB37B0" w:rsidRPr="00CB37B0">
        <w:rPr>
          <w:rFonts w:ascii="宋体" w:eastAsia="宋体" w:hAnsi="宋体" w:cs="宋体" w:hint="eastAsia"/>
        </w:rPr>
        <w:t>表示红</w:t>
      </w:r>
      <w:r w:rsidR="00CB37B0" w:rsidRPr="00CB37B0">
        <w:t>—</w:t>
      </w:r>
      <w:r w:rsidR="00CB37B0" w:rsidRPr="00CB37B0">
        <w:rPr>
          <w:rFonts w:ascii="宋体" w:eastAsia="宋体" w:hAnsi="宋体" w:cs="宋体" w:hint="eastAsia"/>
        </w:rPr>
        <w:t>绿维度（</w:t>
      </w:r>
      <w:r w:rsidR="00CB37B0" w:rsidRPr="00CB37B0">
        <w:t>redness–greenness</w:t>
      </w:r>
      <w:r w:rsidR="00CB37B0" w:rsidRPr="00CB37B0">
        <w:rPr>
          <w:rFonts w:ascii="宋体" w:eastAsia="宋体" w:hAnsi="宋体" w:cs="宋体" w:hint="eastAsia"/>
        </w:rPr>
        <w:t>），</w:t>
      </w:r>
      <m:oMath>
        <m:sSup>
          <m:sSupPr>
            <m:ctrlPr>
              <w:rPr>
                <w:rFonts w:ascii="Cambria Math" w:hAnsi="Cambria Math"/>
              </w:rPr>
            </m:ctrlPr>
          </m:sSupPr>
          <m:e>
            <m:r>
              <w:rPr>
                <w:rFonts w:ascii="Cambria Math" w:hAnsi="Cambria Math"/>
              </w:rPr>
              <m:t>b</m:t>
            </m:r>
          </m:e>
          <m:sup>
            <m:r>
              <w:rPr>
                <w:rFonts w:ascii="Cambria Math" w:hAnsi="Cambria Math"/>
              </w:rPr>
              <m:t>*</m:t>
            </m:r>
          </m:sup>
        </m:sSup>
      </m:oMath>
      <w:r w:rsidR="00CB37B0" w:rsidRPr="00CB37B0">
        <w:t xml:space="preserve"> </w:t>
      </w:r>
      <w:r w:rsidR="00CB37B0" w:rsidRPr="00CB37B0">
        <w:rPr>
          <w:rFonts w:ascii="宋体" w:eastAsia="宋体" w:hAnsi="宋体" w:cs="宋体" w:hint="eastAsia"/>
        </w:rPr>
        <w:t>表示黄</w:t>
      </w:r>
      <w:r w:rsidR="00CB37B0" w:rsidRPr="00CB37B0">
        <w:t>—</w:t>
      </w:r>
      <w:r w:rsidR="00CB37B0" w:rsidRPr="00CB37B0">
        <w:rPr>
          <w:rFonts w:ascii="宋体" w:eastAsia="宋体" w:hAnsi="宋体" w:cs="宋体" w:hint="eastAsia"/>
        </w:rPr>
        <w:t>蓝维度（</w:t>
      </w:r>
      <w:r w:rsidR="00CB37B0" w:rsidRPr="00CB37B0">
        <w:t>yellowness–blueness</w:t>
      </w:r>
      <w:r w:rsidR="00CB37B0" w:rsidRPr="00CB37B0">
        <w:rPr>
          <w:rFonts w:ascii="宋体" w:eastAsia="宋体" w:hAnsi="宋体" w:cs="宋体" w:hint="eastAsia"/>
        </w:rPr>
        <w:t>）；而</w:t>
      </w:r>
      <w:r w:rsidR="00CB37B0" w:rsidRPr="00CB37B0">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ab</m:t>
            </m:r>
          </m:sub>
        </m:sSub>
      </m:oMath>
      <w:r w:rsidR="00CB37B0" w:rsidRPr="00CB37B0">
        <w:rPr>
          <w:rFonts w:ascii="宋体" w:eastAsia="宋体" w:hAnsi="宋体" w:cs="宋体" w:hint="eastAsia"/>
        </w:rPr>
        <w:t>是</w:t>
      </w:r>
      <w:r w:rsidR="00CB37B0" w:rsidRPr="00CB37B0">
        <w:t xml:space="preserve"> CIELAB </w:t>
      </w:r>
      <w:r w:rsidR="00CB37B0" w:rsidRPr="00CB37B0">
        <w:rPr>
          <w:rFonts w:ascii="宋体" w:eastAsia="宋体" w:hAnsi="宋体" w:cs="宋体" w:hint="eastAsia"/>
        </w:rPr>
        <w:t>的极坐标形式，将</w:t>
      </w:r>
      <w:r w:rsidR="00CB37B0" w:rsidRPr="00CB37B0">
        <w:t xml:space="preserve"> </w:t>
      </w:r>
      <m:oMath>
        <m:d>
          <m:dPr>
            <m:sep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e>
          <m:e>
            <m:sSup>
              <m:sSupPr>
                <m:ctrlPr>
                  <w:rPr>
                    <w:rFonts w:ascii="Cambria Math" w:hAnsi="Cambria Math"/>
                  </w:rPr>
                </m:ctrlPr>
              </m:sSupPr>
              <m:e>
                <m:r>
                  <w:rPr>
                    <w:rFonts w:ascii="Cambria Math" w:hAnsi="Cambria Math"/>
                  </w:rPr>
                  <m:t>b</m:t>
                </m:r>
              </m:e>
              <m:sup>
                <m:r>
                  <w:rPr>
                    <w:rFonts w:ascii="Cambria Math" w:hAnsi="Cambria Math"/>
                  </w:rPr>
                  <m:t>*</m:t>
                </m:r>
              </m:sup>
            </m:sSup>
          </m:e>
        </m:d>
      </m:oMath>
      <w:r w:rsidR="00CB37B0" w:rsidRPr="00CB37B0">
        <w:rPr>
          <w:rFonts w:ascii="宋体" w:eastAsia="宋体" w:hAnsi="宋体" w:cs="宋体" w:hint="eastAsia"/>
        </w:rPr>
        <w:t>转换为</w:t>
      </w:r>
      <w:r w:rsidR="00CB37B0" w:rsidRPr="00CB37B0">
        <w:t xml:space="preserve"> </w:t>
      </w:r>
      <m:oMath>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oMath>
      <w:r w:rsidR="00CB37B0" w:rsidRPr="00CB37B0">
        <w:rPr>
          <w:rFonts w:ascii="宋体" w:eastAsia="宋体" w:hAnsi="宋体" w:cs="宋体" w:hint="eastAsia"/>
        </w:rPr>
        <w:t>（彩度）与</w:t>
      </w:r>
      <w:r w:rsidR="00CB37B0" w:rsidRPr="00CB37B0">
        <w:t xml:space="preserve"> </w:t>
      </w:r>
      <m:oMath>
        <m:sSub>
          <m:sSubPr>
            <m:ctrlPr>
              <w:rPr>
                <w:rFonts w:ascii="Cambria Math" w:hAnsi="Cambria Math"/>
              </w:rPr>
            </m:ctrlPr>
          </m:sSubPr>
          <m:e>
            <m:r>
              <w:rPr>
                <w:rFonts w:ascii="Cambria Math" w:hAnsi="Cambria Math"/>
              </w:rPr>
              <m:t>h</m:t>
            </m:r>
          </m:e>
          <m:sub>
            <m:r>
              <w:rPr>
                <w:rFonts w:ascii="Cambria Math" w:hAnsi="Cambria Math"/>
              </w:rPr>
              <m:t>ab</m:t>
            </m:r>
          </m:sub>
        </m:sSub>
      </m:oMath>
      <w:r w:rsidR="00CB37B0" w:rsidRPr="00CB37B0">
        <w:rPr>
          <w:rFonts w:ascii="宋体" w:eastAsia="宋体" w:hAnsi="宋体" w:cs="宋体" w:hint="eastAsia"/>
        </w:rPr>
        <w:t>（色相角），分别表征颜色的感知彩度与色相。</w:t>
      </w:r>
    </w:p>
    <w:p w14:paraId="38F8EE24" w14:textId="2AE3A8B9" w:rsidR="00CB37B0" w:rsidRPr="00CB37B0" w:rsidRDefault="00CB37B0" w:rsidP="00D7656A">
      <w:pPr>
        <w:pStyle w:val="Para"/>
      </w:pPr>
      <w:r w:rsidRPr="00CB37B0">
        <w:rPr>
          <w:rFonts w:ascii="宋体" w:eastAsia="宋体" w:hAnsi="宋体" w:cs="宋体" w:hint="eastAsia"/>
        </w:rPr>
        <w:t>学界常用的颜色表征方式主要包括颜色模型、色彩空间，以及用于专业颜色沟通的色彩秩序系统或实用工具；不同表征方式适用于不同的研究与应用场景。相关内容通常可区分为</w:t>
      </w:r>
      <w:r w:rsidRPr="00CB37B0">
        <w:t xml:space="preserve"> </w:t>
      </w:r>
      <w:proofErr w:type="spellStart"/>
      <w:r w:rsidRPr="00CB37B0">
        <w:t>colour</w:t>
      </w:r>
      <w:proofErr w:type="spellEnd"/>
      <w:r w:rsidRPr="00CB37B0">
        <w:t xml:space="preserve"> models</w:t>
      </w:r>
      <w:r w:rsidRPr="00CB37B0">
        <w:rPr>
          <w:rFonts w:ascii="宋体" w:eastAsia="宋体" w:hAnsi="宋体" w:cs="宋体" w:hint="eastAsia"/>
        </w:rPr>
        <w:t>（如</w:t>
      </w:r>
      <w:r w:rsidRPr="00CB37B0">
        <w:t xml:space="preserve"> RGB</w:t>
      </w:r>
      <w:r w:rsidRPr="00CB37B0">
        <w:rPr>
          <w:rFonts w:ascii="宋体" w:eastAsia="宋体" w:hAnsi="宋体" w:cs="宋体" w:hint="eastAsia"/>
        </w:rPr>
        <w:t>、</w:t>
      </w:r>
      <w:r w:rsidRPr="00CB37B0">
        <w:t>CMYK</w:t>
      </w:r>
      <w:r w:rsidRPr="00CB37B0">
        <w:rPr>
          <w:rFonts w:ascii="宋体" w:eastAsia="宋体" w:hAnsi="宋体" w:cs="宋体" w:hint="eastAsia"/>
        </w:rPr>
        <w:t>）、</w:t>
      </w:r>
      <w:proofErr w:type="spellStart"/>
      <w:r w:rsidRPr="00CB37B0">
        <w:t>colour</w:t>
      </w:r>
      <w:proofErr w:type="spellEnd"/>
      <w:r w:rsidRPr="00CB37B0">
        <w:t xml:space="preserve"> spaces</w:t>
      </w:r>
      <w:r w:rsidRPr="00CB37B0">
        <w:rPr>
          <w:rFonts w:ascii="宋体" w:eastAsia="宋体" w:hAnsi="宋体" w:cs="宋体" w:hint="eastAsia"/>
        </w:rPr>
        <w:t>（如</w:t>
      </w:r>
      <w:r w:rsidRPr="00CB37B0">
        <w:t xml:space="preserve"> CIELAB</w:t>
      </w:r>
      <w:r w:rsidRPr="00CB37B0">
        <w:rPr>
          <w:rFonts w:ascii="宋体" w:eastAsia="宋体" w:hAnsi="宋体" w:cs="宋体" w:hint="eastAsia"/>
        </w:rPr>
        <w:t>、</w:t>
      </w:r>
      <w:r w:rsidRPr="00CB37B0">
        <w:t>CIELUV</w:t>
      </w:r>
      <w:r w:rsidRPr="00CB37B0">
        <w:rPr>
          <w:rFonts w:ascii="宋体" w:eastAsia="宋体" w:hAnsi="宋体" w:cs="宋体" w:hint="eastAsia"/>
        </w:rPr>
        <w:t>），以及</w:t>
      </w:r>
      <w:r w:rsidRPr="00CB37B0">
        <w:t xml:space="preserve"> color order systems</w:t>
      </w:r>
      <w:r w:rsidRPr="00CB37B0">
        <w:rPr>
          <w:rFonts w:ascii="宋体" w:eastAsia="宋体" w:hAnsi="宋体" w:cs="宋体" w:hint="eastAsia"/>
        </w:rPr>
        <w:t>（如</w:t>
      </w:r>
      <w:r w:rsidRPr="00CB37B0">
        <w:t xml:space="preserve"> Munsell</w:t>
      </w:r>
      <w:r w:rsidRPr="00CB37B0">
        <w:rPr>
          <w:rFonts w:ascii="宋体" w:eastAsia="宋体" w:hAnsi="宋体" w:cs="宋体" w:hint="eastAsia"/>
        </w:rPr>
        <w:t>、</w:t>
      </w:r>
      <w:r w:rsidRPr="00CB37B0">
        <w:t>NCS</w:t>
      </w:r>
      <w:r w:rsidRPr="00CB37B0">
        <w:rPr>
          <w:rFonts w:ascii="宋体" w:eastAsia="宋体" w:hAnsi="宋体" w:cs="宋体" w:hint="eastAsia"/>
        </w:rPr>
        <w:t>）与基于</w:t>
      </w:r>
      <w:r w:rsidRPr="00CB37B0">
        <w:t xml:space="preserve"> </w:t>
      </w:r>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ab</m:t>
            </m:r>
          </m:sub>
          <m:sup>
            <m:r>
              <w:rPr>
                <w:rFonts w:ascii="Cambria Math" w:hAnsi="Cambria Math"/>
              </w:rPr>
              <m:t>*</m:t>
            </m:r>
          </m:sup>
        </m:sSubSup>
      </m:oMath>
      <w:r w:rsidRPr="00CB37B0">
        <w:rPr>
          <w:rFonts w:ascii="宋体" w:eastAsia="宋体" w:hAnsi="宋体" w:cs="宋体" w:hint="eastAsia"/>
        </w:rPr>
        <w:t>的色差度量方法。</w:t>
      </w:r>
    </w:p>
    <w:p w14:paraId="40D4AA5A" w14:textId="2E1EE435" w:rsidR="00CB37B0" w:rsidRDefault="00CB37B0" w:rsidP="00D7656A">
      <w:pPr>
        <w:pStyle w:val="Para"/>
        <w:rPr>
          <w:lang w:eastAsia="zh-CN"/>
        </w:rPr>
      </w:pPr>
      <w:r w:rsidRPr="00CB37B0">
        <w:rPr>
          <w:rFonts w:ascii="宋体" w:eastAsia="宋体" w:hAnsi="宋体" w:cs="宋体" w:hint="eastAsia"/>
        </w:rPr>
        <w:t>相较于直接使用</w:t>
      </w:r>
      <w:r w:rsidRPr="00CB37B0">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oMath>
      <w:r w:rsidRPr="00CB37B0">
        <w:rPr>
          <w:rFonts w:ascii="宋体" w:eastAsia="宋体" w:hAnsi="宋体" w:cs="宋体" w:hint="eastAsia"/>
        </w:rPr>
        <w:t>的直角坐标形式，</w:t>
      </w:r>
      <m:oMath>
        <m:sSup>
          <m:sSupPr>
            <m:ctrlPr>
              <w:rPr>
                <w:rFonts w:ascii="Cambria Math" w:hAnsi="Cambria Math"/>
              </w:rPr>
            </m:ctrlPr>
          </m:sSupPr>
          <m:e>
            <m:r>
              <w:rPr>
                <w:rFonts w:ascii="Cambria Math" w:hAnsi="Cambria Math"/>
              </w:rPr>
              <m:t>L</m:t>
            </m:r>
          </m:e>
          <m:sup>
            <m:r>
              <w:rPr>
                <w:rFonts w:ascii="Cambria Math" w:hAnsi="Cambria Math"/>
              </w:rPr>
              <m:t>*</m:t>
            </m:r>
          </m:sup>
        </m:sSup>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ab</m:t>
            </m:r>
          </m:sub>
        </m:sSub>
      </m:oMath>
      <w:r w:rsidRPr="00CB37B0">
        <w:t xml:space="preserve"> </w:t>
      </w:r>
      <w:r w:rsidRPr="00CB37B0">
        <w:rPr>
          <w:rFonts w:ascii="宋体" w:eastAsia="宋体" w:hAnsi="宋体" w:cs="宋体" w:hint="eastAsia"/>
        </w:rPr>
        <w:t>在保持同一标准基础与可计算性的同时，将色度信息重组为更接近设计语境的</w:t>
      </w:r>
      <w:r w:rsidRPr="00CB37B0">
        <w:t>“</w:t>
      </w:r>
      <w:r w:rsidRPr="00CB37B0">
        <w:rPr>
          <w:rFonts w:ascii="宋体" w:eastAsia="宋体" w:hAnsi="宋体" w:cs="宋体" w:hint="eastAsia"/>
        </w:rPr>
        <w:t>明暗</w:t>
      </w:r>
      <w:r w:rsidRPr="00CB37B0">
        <w:t>—</w:t>
      </w:r>
      <w:r w:rsidRPr="00CB37B0">
        <w:rPr>
          <w:rFonts w:ascii="宋体" w:eastAsia="宋体" w:hAnsi="宋体" w:cs="宋体" w:hint="eastAsia"/>
        </w:rPr>
        <w:t>彩度</w:t>
      </w:r>
      <w:r w:rsidRPr="00CB37B0">
        <w:t>—</w:t>
      </w:r>
      <w:r w:rsidRPr="00CB37B0">
        <w:rPr>
          <w:rFonts w:ascii="宋体" w:eastAsia="宋体" w:hAnsi="宋体" w:cs="宋体" w:hint="eastAsia"/>
        </w:rPr>
        <w:t>色相</w:t>
      </w:r>
      <w:r w:rsidRPr="00CB37B0">
        <w:t>”</w:t>
      </w:r>
      <w:r w:rsidRPr="00CB37B0">
        <w:rPr>
          <w:rFonts w:ascii="宋体" w:eastAsia="宋体" w:hAnsi="宋体" w:cs="宋体" w:hint="eastAsia"/>
        </w:rPr>
        <w:t>结构，因此更适合用于描述和比较生成式设计方案中的配色特征。基于上述考虑，本文选用</w:t>
      </w:r>
      <w:r w:rsidRPr="00CB37B0">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ab</m:t>
            </m:r>
          </m:sub>
        </m:sSub>
      </m:oMath>
      <w:r w:rsidRPr="00CB37B0">
        <w:rPr>
          <w:rFonts w:ascii="宋体" w:eastAsia="宋体" w:hAnsi="宋体" w:cs="宋体" w:hint="eastAsia"/>
        </w:rPr>
        <w:t>作为主要量化表征空间，并以</w:t>
      </w:r>
      <w:r w:rsidRPr="00CB37B0">
        <w:t xml:space="preserve"> </w:t>
      </w:r>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ab</m:t>
            </m:r>
          </m:sub>
          <m:sup>
            <m:r>
              <w:rPr>
                <w:rFonts w:ascii="Cambria Math" w:hAnsi="Cambria Math"/>
              </w:rPr>
              <m:t>*</m:t>
            </m:r>
          </m:sup>
        </m:sSubSup>
      </m:oMath>
      <w:r w:rsidRPr="00CB37B0">
        <w:rPr>
          <w:rFonts w:ascii="宋体" w:eastAsia="宋体" w:hAnsi="宋体" w:cs="宋体" w:hint="eastAsia"/>
        </w:rPr>
        <w:t>对方案间色彩差异进行度量；在此基础上，进一步提取</w:t>
      </w:r>
      <w:r w:rsidRPr="00CB37B0">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CB37B0">
        <w:rPr>
          <w:rFonts w:ascii="宋体" w:eastAsia="宋体" w:hAnsi="宋体" w:cs="宋体" w:hint="eastAsia"/>
        </w:rPr>
        <w:t>、</w:t>
      </w:r>
      <m:oMath>
        <m:sSubSup>
          <m:sSubSupPr>
            <m:ctrlPr>
              <w:rPr>
                <w:rFonts w:ascii="Cambria Math" w:hAnsi="Cambria Math"/>
              </w:rPr>
            </m:ctrlPr>
          </m:sSubSupPr>
          <m:e>
            <m:r>
              <w:rPr>
                <w:rFonts w:ascii="Cambria Math" w:hAnsi="Cambria Math"/>
              </w:rPr>
              <m:t>C</m:t>
            </m:r>
          </m:e>
          <m:sub>
            <m:r>
              <w:rPr>
                <w:rFonts w:ascii="Cambria Math" w:hAnsi="Cambria Math"/>
              </w:rPr>
              <m:t>ab</m:t>
            </m:r>
          </m:sub>
          <m:sup>
            <m:r>
              <w:rPr>
                <w:rFonts w:ascii="Cambria Math" w:hAnsi="Cambria Math"/>
              </w:rPr>
              <m:t>*</m:t>
            </m:r>
          </m:sup>
        </m:sSubSup>
      </m:oMath>
      <w:r w:rsidRPr="00CB37B0">
        <w:rPr>
          <w:rFonts w:ascii="宋体" w:eastAsia="宋体" w:hAnsi="宋体" w:cs="宋体" w:hint="eastAsia"/>
        </w:rPr>
        <w:t>、</w:t>
      </w:r>
      <m:oMath>
        <m:sSub>
          <m:sSubPr>
            <m:ctrlPr>
              <w:rPr>
                <w:rFonts w:ascii="Cambria Math" w:hAnsi="Cambria Math"/>
              </w:rPr>
            </m:ctrlPr>
          </m:sSubPr>
          <m:e>
            <m:r>
              <w:rPr>
                <w:rFonts w:ascii="Cambria Math" w:hAnsi="Cambria Math"/>
              </w:rPr>
              <m:t>h</m:t>
            </m:r>
          </m:e>
          <m:sub>
            <m:r>
              <w:rPr>
                <w:rFonts w:ascii="Cambria Math" w:hAnsi="Cambria Math"/>
              </w:rPr>
              <m:t>ab</m:t>
            </m:r>
          </m:sub>
        </m:sSub>
      </m:oMath>
      <w:r w:rsidRPr="00CB37B0">
        <w:rPr>
          <w:rFonts w:ascii="宋体" w:eastAsia="宋体" w:hAnsi="宋体" w:cs="宋体" w:hint="eastAsia"/>
        </w:rPr>
        <w:t>、</w:t>
      </w:r>
      <m:oMath>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ab</m:t>
            </m:r>
          </m:sub>
          <m:sup>
            <m:r>
              <w:rPr>
                <w:rFonts w:ascii="Cambria Math" w:hAnsi="Cambria Math"/>
              </w:rPr>
              <m:t>*</m:t>
            </m:r>
          </m:sup>
        </m:sSubSup>
      </m:oMath>
      <w:r w:rsidRPr="00CB37B0">
        <w:t xml:space="preserve"> </w:t>
      </w:r>
      <w:r w:rsidRPr="00CB37B0">
        <w:rPr>
          <w:rFonts w:ascii="宋体" w:eastAsia="宋体" w:hAnsi="宋体" w:cs="宋体" w:hint="eastAsia"/>
        </w:rPr>
        <w:t>以及由其派生的对比度与和谐度指标，形成后续分析所使用的统一色彩参数体系。</w:t>
      </w:r>
    </w:p>
    <w:p w14:paraId="764E211B" w14:textId="3689E4B4" w:rsidR="00187814" w:rsidRDefault="00D66F4A" w:rsidP="00D7656A">
      <w:pPr>
        <w:pStyle w:val="Para"/>
        <w:rPr>
          <w:lang w:eastAsia="zh-CN"/>
        </w:rPr>
      </w:pPr>
      <w:r w:rsidRPr="00D66F4A">
        <w:rPr>
          <w:rFonts w:ascii="宋体" w:eastAsia="宋体" w:hAnsi="宋体" w:cs="宋体" w:hint="eastAsia"/>
          <w:lang w:eastAsia="zh-CN"/>
        </w:rPr>
        <w:t>基于上述考虑，本文选用</w:t>
      </w:r>
      <w:r w:rsidRPr="00D66F4A">
        <w:rPr>
          <w:lang w:eastAsia="zh-CN"/>
        </w:rPr>
        <w:t xml:space="preserve"> L*C*h° </w:t>
      </w:r>
      <w:r w:rsidRPr="00D66F4A">
        <w:rPr>
          <w:rFonts w:ascii="宋体" w:eastAsia="宋体" w:hAnsi="宋体" w:cs="宋体" w:hint="eastAsia"/>
          <w:lang w:eastAsia="zh-CN"/>
        </w:rPr>
        <w:t>作为主要量化表征空间，并以</w:t>
      </w:r>
      <w:r w:rsidRPr="00D66F4A">
        <w:rPr>
          <w:lang w:eastAsia="zh-CN"/>
        </w:rPr>
        <w:t xml:space="preserve"> ΔE </w:t>
      </w:r>
      <w:r w:rsidRPr="00D66F4A">
        <w:rPr>
          <w:rFonts w:ascii="宋体" w:eastAsia="宋体" w:hAnsi="宋体" w:cs="宋体" w:hint="eastAsia"/>
          <w:lang w:eastAsia="zh-CN"/>
        </w:rPr>
        <w:t>对方案间色彩差异进行度量。在此基础上，本文将用于分析的色彩参数汇总如</w:t>
      </w:r>
      <w:r w:rsidRPr="00D66F4A">
        <w:rPr>
          <w:lang w:eastAsia="zh-CN"/>
        </w:rPr>
        <w:t xml:space="preserve"> Table 3 </w:t>
      </w:r>
      <w:r w:rsidRPr="00D66F4A">
        <w:rPr>
          <w:rFonts w:ascii="宋体" w:eastAsia="宋体" w:hAnsi="宋体" w:cs="宋体" w:hint="eastAsia"/>
          <w:lang w:eastAsia="zh-CN"/>
        </w:rPr>
        <w:t>所示，包括</w:t>
      </w:r>
      <w:r w:rsidRPr="00D66F4A">
        <w:rPr>
          <w:lang w:eastAsia="zh-CN"/>
        </w:rPr>
        <w:t xml:space="preserve"> L*</w:t>
      </w:r>
      <w:r w:rsidRPr="00D66F4A">
        <w:rPr>
          <w:rFonts w:ascii="宋体" w:eastAsia="宋体" w:hAnsi="宋体" w:cs="宋体" w:hint="eastAsia"/>
          <w:lang w:eastAsia="zh-CN"/>
        </w:rPr>
        <w:t>、</w:t>
      </w:r>
      <w:r w:rsidRPr="00D66F4A">
        <w:rPr>
          <w:lang w:eastAsia="zh-CN"/>
        </w:rPr>
        <w:t>C*</w:t>
      </w:r>
      <w:r w:rsidRPr="00D66F4A">
        <w:rPr>
          <w:rFonts w:ascii="宋体" w:eastAsia="宋体" w:hAnsi="宋体" w:cs="宋体" w:hint="eastAsia"/>
          <w:lang w:eastAsia="zh-CN"/>
        </w:rPr>
        <w:t>、</w:t>
      </w:r>
      <w:r w:rsidRPr="00D66F4A">
        <w:rPr>
          <w:lang w:eastAsia="zh-CN"/>
        </w:rPr>
        <w:t>h°</w:t>
      </w:r>
      <w:r w:rsidRPr="00D66F4A">
        <w:rPr>
          <w:rFonts w:ascii="宋体" w:eastAsia="宋体" w:hAnsi="宋体" w:cs="宋体" w:hint="eastAsia"/>
          <w:lang w:eastAsia="zh-CN"/>
        </w:rPr>
        <w:t>、</w:t>
      </w:r>
      <w:r w:rsidRPr="00D66F4A">
        <w:rPr>
          <w:lang w:eastAsia="zh-CN"/>
        </w:rPr>
        <w:t xml:space="preserve">ΔE </w:t>
      </w:r>
      <w:r w:rsidRPr="00D66F4A">
        <w:rPr>
          <w:rFonts w:ascii="宋体" w:eastAsia="宋体" w:hAnsi="宋体" w:cs="宋体" w:hint="eastAsia"/>
          <w:lang w:eastAsia="zh-CN"/>
        </w:rPr>
        <w:t>以及由其派生的对比度与和谐度指标（各指标的计算公式与实现细节见附录）。</w:t>
      </w:r>
    </w:p>
    <w:p w14:paraId="689EB165" w14:textId="03C8C0E3" w:rsidR="007D45CB" w:rsidRPr="007D45CB" w:rsidRDefault="007D45CB" w:rsidP="007D45CB">
      <w:pPr>
        <w:pStyle w:val="aff0"/>
        <w:rPr>
          <w:rFonts w:eastAsiaTheme="minorEastAsia"/>
          <w:lang w:eastAsia="zh-CN"/>
        </w:rPr>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noProof/>
        </w:rPr>
        <w:t>3</w:t>
      </w:r>
      <w:r>
        <w:rPr>
          <w:rFonts w:hint="eastAsia"/>
        </w:rPr>
        <w:fldChar w:fldCharType="end"/>
      </w:r>
      <w:r>
        <w:rPr>
          <w:rFonts w:eastAsiaTheme="minorEastAsia" w:hint="eastAsia"/>
          <w:lang w:eastAsia="zh-CN"/>
        </w:rPr>
        <w:t xml:space="preserve"> </w:t>
      </w:r>
      <w:r w:rsidRPr="007D45CB">
        <w:rPr>
          <w:rFonts w:eastAsiaTheme="minorEastAsia"/>
          <w:lang w:eastAsia="zh-CN"/>
        </w:rPr>
        <w:t xml:space="preserve">Summary of Color Parameters Used </w:t>
      </w:r>
      <w:r>
        <w:rPr>
          <w:rFonts w:eastAsiaTheme="minorEastAsia" w:hint="eastAsia"/>
          <w:lang w:eastAsia="zh-CN"/>
        </w:rPr>
        <w:t>i</w:t>
      </w:r>
      <w:r w:rsidRPr="007D45CB">
        <w:rPr>
          <w:rFonts w:eastAsiaTheme="minorEastAsia"/>
          <w:lang w:eastAsia="zh-CN"/>
        </w:rPr>
        <w:t>n This Study</w:t>
      </w:r>
    </w:p>
    <w:tbl>
      <w:tblPr>
        <w:tblStyle w:val="15075"/>
        <w:tblW w:w="0" w:type="auto"/>
        <w:tblLook w:val="04E0" w:firstRow="1" w:lastRow="1" w:firstColumn="1" w:lastColumn="0" w:noHBand="0" w:noVBand="1"/>
      </w:tblPr>
      <w:tblGrid>
        <w:gridCol w:w="1094"/>
        <w:gridCol w:w="983"/>
        <w:gridCol w:w="2958"/>
        <w:gridCol w:w="3271"/>
      </w:tblGrid>
      <w:tr w:rsidR="007D45CB" w:rsidRPr="007D45CB" w14:paraId="4BFED451" w14:textId="77777777" w:rsidTr="007D45CB">
        <w:trPr>
          <w:cnfStyle w:val="100000000000" w:firstRow="1" w:lastRow="0" w:firstColumn="0" w:lastColumn="0" w:oddVBand="0" w:evenVBand="0" w:oddHBand="0" w:evenHBand="0" w:firstRowFirstColumn="0" w:firstRowLastColumn="0" w:lastRowFirstColumn="0" w:lastRowLastColumn="0"/>
        </w:trPr>
        <w:tc>
          <w:tcPr>
            <w:tcW w:w="0" w:type="auto"/>
          </w:tcPr>
          <w:p w14:paraId="15A9E7E3" w14:textId="77777777" w:rsidR="007D45CB" w:rsidRPr="007D45CB" w:rsidRDefault="007D45CB" w:rsidP="007D45CB">
            <w:pPr>
              <w:pStyle w:val="TableCell"/>
            </w:pPr>
            <w:r w:rsidRPr="007D45CB">
              <w:t>Color Attribute</w:t>
            </w:r>
          </w:p>
        </w:tc>
        <w:tc>
          <w:tcPr>
            <w:tcW w:w="0" w:type="auto"/>
          </w:tcPr>
          <w:p w14:paraId="369DB9B4" w14:textId="77777777" w:rsidR="007D45CB" w:rsidRPr="007D45CB" w:rsidRDefault="007D45CB" w:rsidP="007D45CB">
            <w:pPr>
              <w:pStyle w:val="TableCell"/>
            </w:pPr>
            <w:r w:rsidRPr="007D45CB">
              <w:t>Symbol</w:t>
            </w:r>
          </w:p>
        </w:tc>
        <w:tc>
          <w:tcPr>
            <w:tcW w:w="0" w:type="auto"/>
          </w:tcPr>
          <w:p w14:paraId="3CDA4AA4" w14:textId="77777777" w:rsidR="007D45CB" w:rsidRPr="007D45CB" w:rsidRDefault="007D45CB" w:rsidP="007D45CB">
            <w:pPr>
              <w:pStyle w:val="TableCell"/>
            </w:pPr>
            <w:r w:rsidRPr="007D45CB">
              <w:t>Definition (Brief)</w:t>
            </w:r>
          </w:p>
        </w:tc>
        <w:tc>
          <w:tcPr>
            <w:tcW w:w="0" w:type="auto"/>
          </w:tcPr>
          <w:p w14:paraId="29B626E4" w14:textId="77777777" w:rsidR="007D45CB" w:rsidRPr="007D45CB" w:rsidRDefault="007D45CB" w:rsidP="007D45CB">
            <w:pPr>
              <w:pStyle w:val="TableCell"/>
            </w:pPr>
            <w:r w:rsidRPr="007D45CB">
              <w:t>Analytical Use in This Study</w:t>
            </w:r>
          </w:p>
        </w:tc>
      </w:tr>
      <w:tr w:rsidR="007D45CB" w:rsidRPr="007D45CB" w14:paraId="4C230C5F" w14:textId="77777777" w:rsidTr="007D45CB">
        <w:tc>
          <w:tcPr>
            <w:tcW w:w="0" w:type="auto"/>
          </w:tcPr>
          <w:p w14:paraId="21124DBB" w14:textId="77777777" w:rsidR="007D45CB" w:rsidRPr="007D45CB" w:rsidRDefault="007D45CB" w:rsidP="007D45CB">
            <w:pPr>
              <w:pStyle w:val="TableCell"/>
            </w:pPr>
            <w:r w:rsidRPr="007D45CB">
              <w:t>Lightness</w:t>
            </w:r>
          </w:p>
        </w:tc>
        <w:tc>
          <w:tcPr>
            <w:tcW w:w="0" w:type="auto"/>
          </w:tcPr>
          <w:p w14:paraId="76D39B6B" w14:textId="77777777" w:rsidR="007D45CB" w:rsidRPr="007D45CB" w:rsidRDefault="007D45CB" w:rsidP="007D45CB">
            <w:pPr>
              <w:pStyle w:val="TableCell"/>
            </w:pPr>
            <w:r w:rsidRPr="007D45CB">
              <w:t>L*</w:t>
            </w:r>
          </w:p>
        </w:tc>
        <w:tc>
          <w:tcPr>
            <w:tcW w:w="0" w:type="auto"/>
          </w:tcPr>
          <w:p w14:paraId="6D800E57" w14:textId="77777777" w:rsidR="007D45CB" w:rsidRPr="007D45CB" w:rsidRDefault="007D45CB" w:rsidP="007D45CB">
            <w:pPr>
              <w:pStyle w:val="TableCell"/>
            </w:pPr>
            <w:r w:rsidRPr="007D45CB">
              <w:t xml:space="preserve">Perceived light-dark dimension in CIELAB / CIE L*C*ab </w:t>
            </w:r>
            <w:proofErr w:type="spellStart"/>
            <w:r w:rsidRPr="007D45CB">
              <w:t>hab</w:t>
            </w:r>
            <w:proofErr w:type="spellEnd"/>
          </w:p>
        </w:tc>
        <w:tc>
          <w:tcPr>
            <w:tcW w:w="0" w:type="auto"/>
          </w:tcPr>
          <w:p w14:paraId="457C49AB" w14:textId="77777777" w:rsidR="007D45CB" w:rsidRPr="007D45CB" w:rsidRDefault="007D45CB" w:rsidP="007D45CB">
            <w:pPr>
              <w:pStyle w:val="TableCell"/>
            </w:pPr>
            <w:r w:rsidRPr="007D45CB">
              <w:t>Quantifies tonal layering and lightness contrast across materials and the overall composition</w:t>
            </w:r>
          </w:p>
        </w:tc>
      </w:tr>
      <w:tr w:rsidR="007D45CB" w:rsidRPr="007D45CB" w14:paraId="2858DBE5" w14:textId="77777777" w:rsidTr="007D45CB">
        <w:tc>
          <w:tcPr>
            <w:tcW w:w="0" w:type="auto"/>
          </w:tcPr>
          <w:p w14:paraId="16506474" w14:textId="77777777" w:rsidR="007D45CB" w:rsidRPr="007D45CB" w:rsidRDefault="007D45CB" w:rsidP="007D45CB">
            <w:pPr>
              <w:pStyle w:val="TableCell"/>
            </w:pPr>
            <w:r w:rsidRPr="007D45CB">
              <w:t>Chroma</w:t>
            </w:r>
          </w:p>
        </w:tc>
        <w:tc>
          <w:tcPr>
            <w:tcW w:w="0" w:type="auto"/>
          </w:tcPr>
          <w:p w14:paraId="69B20695" w14:textId="77777777" w:rsidR="007D45CB" w:rsidRPr="007D45CB" w:rsidRDefault="007D45CB" w:rsidP="007D45CB">
            <w:pPr>
              <w:pStyle w:val="TableCell"/>
            </w:pPr>
            <w:r w:rsidRPr="007D45CB">
              <w:t>C*ab</w:t>
            </w:r>
          </w:p>
        </w:tc>
        <w:tc>
          <w:tcPr>
            <w:tcW w:w="0" w:type="auto"/>
          </w:tcPr>
          <w:p w14:paraId="17B629EB" w14:textId="77777777" w:rsidR="007D45CB" w:rsidRPr="007D45CB" w:rsidRDefault="007D45CB" w:rsidP="007D45CB">
            <w:pPr>
              <w:pStyle w:val="TableCell"/>
            </w:pPr>
            <w:r w:rsidRPr="007D45CB">
              <w:t xml:space="preserve">Colorfulness strength (radial distance in L*C*ab </w:t>
            </w:r>
            <w:proofErr w:type="spellStart"/>
            <w:r w:rsidRPr="007D45CB">
              <w:t>hab</w:t>
            </w:r>
            <w:proofErr w:type="spellEnd"/>
            <w:r w:rsidRPr="007D45CB">
              <w:t xml:space="preserve"> derived from a*, b*)</w:t>
            </w:r>
          </w:p>
        </w:tc>
        <w:tc>
          <w:tcPr>
            <w:tcW w:w="0" w:type="auto"/>
          </w:tcPr>
          <w:p w14:paraId="4DA75AF2" w14:textId="77777777" w:rsidR="007D45CB" w:rsidRPr="007D45CB" w:rsidRDefault="007D45CB" w:rsidP="007D45CB">
            <w:pPr>
              <w:pStyle w:val="TableCell"/>
            </w:pPr>
            <w:r w:rsidRPr="007D45CB">
              <w:t>Captures saturation-like intensity and chroma contrast within and between elements</w:t>
            </w:r>
          </w:p>
        </w:tc>
      </w:tr>
      <w:tr w:rsidR="007D45CB" w:rsidRPr="007D45CB" w14:paraId="0359D34B" w14:textId="77777777" w:rsidTr="007D45CB">
        <w:tc>
          <w:tcPr>
            <w:tcW w:w="0" w:type="auto"/>
          </w:tcPr>
          <w:p w14:paraId="237F2AB3" w14:textId="77777777" w:rsidR="007D45CB" w:rsidRPr="007D45CB" w:rsidRDefault="007D45CB" w:rsidP="007D45CB">
            <w:pPr>
              <w:pStyle w:val="TableCell"/>
            </w:pPr>
            <w:r w:rsidRPr="007D45CB">
              <w:lastRenderedPageBreak/>
              <w:t>Hue Angle</w:t>
            </w:r>
          </w:p>
        </w:tc>
        <w:tc>
          <w:tcPr>
            <w:tcW w:w="0" w:type="auto"/>
          </w:tcPr>
          <w:p w14:paraId="6ED7BBE9" w14:textId="77777777" w:rsidR="007D45CB" w:rsidRPr="007D45CB" w:rsidRDefault="007D45CB" w:rsidP="007D45CB">
            <w:pPr>
              <w:pStyle w:val="TableCell"/>
            </w:pPr>
            <w:proofErr w:type="spellStart"/>
            <w:r w:rsidRPr="007D45CB">
              <w:t>hab</w:t>
            </w:r>
            <w:proofErr w:type="spellEnd"/>
          </w:p>
        </w:tc>
        <w:tc>
          <w:tcPr>
            <w:tcW w:w="0" w:type="auto"/>
          </w:tcPr>
          <w:p w14:paraId="66FF0B64" w14:textId="77777777" w:rsidR="007D45CB" w:rsidRPr="007D45CB" w:rsidRDefault="007D45CB" w:rsidP="007D45CB">
            <w:pPr>
              <w:pStyle w:val="TableCell"/>
            </w:pPr>
            <w:r w:rsidRPr="007D45CB">
              <w:t xml:space="preserve">Hue direction on a 0°-360° circle in L*C*ab </w:t>
            </w:r>
            <w:proofErr w:type="spellStart"/>
            <w:r w:rsidRPr="007D45CB">
              <w:t>hab</w:t>
            </w:r>
            <w:proofErr w:type="spellEnd"/>
          </w:p>
        </w:tc>
        <w:tc>
          <w:tcPr>
            <w:tcW w:w="0" w:type="auto"/>
          </w:tcPr>
          <w:p w14:paraId="77BF5CD8" w14:textId="77777777" w:rsidR="007D45CB" w:rsidRPr="007D45CB" w:rsidRDefault="007D45CB" w:rsidP="007D45CB">
            <w:pPr>
              <w:pStyle w:val="TableCell"/>
            </w:pPr>
            <w:r w:rsidRPr="007D45CB">
              <w:t>Describes hue organization (dominant hue) and hue differences among elements</w:t>
            </w:r>
          </w:p>
        </w:tc>
      </w:tr>
      <w:tr w:rsidR="007D45CB" w:rsidRPr="007D45CB" w14:paraId="68C2FFF3" w14:textId="77777777" w:rsidTr="007D45CB">
        <w:tc>
          <w:tcPr>
            <w:tcW w:w="0" w:type="auto"/>
          </w:tcPr>
          <w:p w14:paraId="5DF0FB16" w14:textId="77777777" w:rsidR="007D45CB" w:rsidRPr="007D45CB" w:rsidRDefault="007D45CB" w:rsidP="007D45CB">
            <w:pPr>
              <w:pStyle w:val="TableCell"/>
            </w:pPr>
            <w:r w:rsidRPr="007D45CB">
              <w:t>Color Difference</w:t>
            </w:r>
          </w:p>
        </w:tc>
        <w:tc>
          <w:tcPr>
            <w:tcW w:w="0" w:type="auto"/>
          </w:tcPr>
          <w:p w14:paraId="498758F6" w14:textId="77777777" w:rsidR="007D45CB" w:rsidRPr="007D45CB" w:rsidRDefault="007D45CB" w:rsidP="007D45CB">
            <w:pPr>
              <w:pStyle w:val="TableCell"/>
            </w:pPr>
            <w:r w:rsidRPr="007D45CB">
              <w:t>ΔE00 (or ΔE*ab)</w:t>
            </w:r>
          </w:p>
        </w:tc>
        <w:tc>
          <w:tcPr>
            <w:tcW w:w="0" w:type="auto"/>
          </w:tcPr>
          <w:p w14:paraId="2ABE7615" w14:textId="77777777" w:rsidR="007D45CB" w:rsidRPr="007D45CB" w:rsidRDefault="007D45CB" w:rsidP="007D45CB">
            <w:pPr>
              <w:pStyle w:val="TableCell"/>
            </w:pPr>
            <w:r w:rsidRPr="007D45CB">
              <w:t>Perceptual difference between two colors</w:t>
            </w:r>
          </w:p>
        </w:tc>
        <w:tc>
          <w:tcPr>
            <w:tcW w:w="0" w:type="auto"/>
          </w:tcPr>
          <w:p w14:paraId="06403878" w14:textId="77777777" w:rsidR="007D45CB" w:rsidRPr="007D45CB" w:rsidRDefault="007D45CB" w:rsidP="007D45CB">
            <w:pPr>
              <w:pStyle w:val="TableCell"/>
            </w:pPr>
            <w:r w:rsidRPr="007D45CB">
              <w:t>Measures inter-element and inter-design color distances for comparison and clustering</w:t>
            </w:r>
          </w:p>
        </w:tc>
      </w:tr>
      <w:tr w:rsidR="007D45CB" w:rsidRPr="007D45CB" w14:paraId="7040974C" w14:textId="77777777" w:rsidTr="007D45CB">
        <w:tc>
          <w:tcPr>
            <w:tcW w:w="0" w:type="auto"/>
          </w:tcPr>
          <w:p w14:paraId="477A1865" w14:textId="77777777" w:rsidR="007D45CB" w:rsidRPr="007D45CB" w:rsidRDefault="007D45CB" w:rsidP="007D45CB">
            <w:pPr>
              <w:pStyle w:val="TableCell"/>
            </w:pPr>
            <w:r w:rsidRPr="007D45CB">
              <w:t>Contrast (Derived)</w:t>
            </w:r>
          </w:p>
        </w:tc>
        <w:tc>
          <w:tcPr>
            <w:tcW w:w="0" w:type="auto"/>
          </w:tcPr>
          <w:p w14:paraId="44F56657" w14:textId="77777777" w:rsidR="007D45CB" w:rsidRPr="007D45CB" w:rsidRDefault="007D45CB" w:rsidP="007D45CB">
            <w:pPr>
              <w:pStyle w:val="TableCell"/>
            </w:pPr>
            <w:r w:rsidRPr="007D45CB">
              <w:t>Contrast</w:t>
            </w:r>
          </w:p>
        </w:tc>
        <w:tc>
          <w:tcPr>
            <w:tcW w:w="0" w:type="auto"/>
          </w:tcPr>
          <w:p w14:paraId="34440A55" w14:textId="77777777" w:rsidR="007D45CB" w:rsidRPr="007D45CB" w:rsidRDefault="007D45CB" w:rsidP="007D45CB">
            <w:pPr>
              <w:pStyle w:val="TableCell"/>
            </w:pPr>
            <w:r w:rsidRPr="007D45CB">
              <w:t xml:space="preserve">Composite contrast metric derived from L*, C*ab, </w:t>
            </w:r>
            <w:proofErr w:type="spellStart"/>
            <w:r w:rsidRPr="007D45CB">
              <w:t>hab</w:t>
            </w:r>
            <w:proofErr w:type="spellEnd"/>
            <w:r w:rsidRPr="007D45CB">
              <w:t xml:space="preserve"> and/or ΔE00 (see Appendix)</w:t>
            </w:r>
          </w:p>
        </w:tc>
        <w:tc>
          <w:tcPr>
            <w:tcW w:w="0" w:type="auto"/>
          </w:tcPr>
          <w:p w14:paraId="77721FF3" w14:textId="77777777" w:rsidR="007D45CB" w:rsidRPr="007D45CB" w:rsidRDefault="007D45CB" w:rsidP="007D45CB">
            <w:pPr>
              <w:pStyle w:val="TableCell"/>
            </w:pPr>
            <w:r w:rsidRPr="007D45CB">
              <w:t>Quantifies visual separation/tension (e.g., lightness/chroma/hue contrast) at composition level</w:t>
            </w:r>
          </w:p>
        </w:tc>
      </w:tr>
      <w:tr w:rsidR="007D45CB" w:rsidRPr="007D45CB" w14:paraId="4DDBA6A0" w14:textId="77777777" w:rsidTr="007D45CB">
        <w:trPr>
          <w:cnfStyle w:val="010000000000" w:firstRow="0" w:lastRow="1" w:firstColumn="0" w:lastColumn="0" w:oddVBand="0" w:evenVBand="0" w:oddHBand="0" w:evenHBand="0" w:firstRowFirstColumn="0" w:firstRowLastColumn="0" w:lastRowFirstColumn="0" w:lastRowLastColumn="0"/>
        </w:trPr>
        <w:tc>
          <w:tcPr>
            <w:tcW w:w="0" w:type="auto"/>
          </w:tcPr>
          <w:p w14:paraId="0D0E01C3" w14:textId="77777777" w:rsidR="007D45CB" w:rsidRPr="007D45CB" w:rsidRDefault="007D45CB" w:rsidP="007D45CB">
            <w:pPr>
              <w:pStyle w:val="TableCell"/>
            </w:pPr>
            <w:r w:rsidRPr="007D45CB">
              <w:t>Harmony (Derived)</w:t>
            </w:r>
          </w:p>
        </w:tc>
        <w:tc>
          <w:tcPr>
            <w:tcW w:w="0" w:type="auto"/>
          </w:tcPr>
          <w:p w14:paraId="076B01DC" w14:textId="77777777" w:rsidR="007D45CB" w:rsidRPr="007D45CB" w:rsidRDefault="007D45CB" w:rsidP="007D45CB">
            <w:pPr>
              <w:pStyle w:val="TableCell"/>
            </w:pPr>
            <w:r w:rsidRPr="007D45CB">
              <w:t>Harmony</w:t>
            </w:r>
          </w:p>
        </w:tc>
        <w:tc>
          <w:tcPr>
            <w:tcW w:w="0" w:type="auto"/>
          </w:tcPr>
          <w:p w14:paraId="5659E5C2" w14:textId="77777777" w:rsidR="007D45CB" w:rsidRPr="007D45CB" w:rsidRDefault="007D45CB" w:rsidP="007D45CB">
            <w:pPr>
              <w:pStyle w:val="TableCell"/>
            </w:pPr>
            <w:r w:rsidRPr="007D45CB">
              <w:t>Composite harmony metric based on hue relations and lightness-chroma coordination (see Appendix)</w:t>
            </w:r>
          </w:p>
        </w:tc>
        <w:tc>
          <w:tcPr>
            <w:tcW w:w="0" w:type="auto"/>
          </w:tcPr>
          <w:p w14:paraId="37944303" w14:textId="77777777" w:rsidR="007D45CB" w:rsidRPr="007D45CB" w:rsidRDefault="007D45CB" w:rsidP="007D45CB">
            <w:pPr>
              <w:pStyle w:val="TableCell"/>
            </w:pPr>
            <w:r w:rsidRPr="007D45CB">
              <w:t>Quantifies perceived coherence/coordination of the overall color scheme</w:t>
            </w:r>
          </w:p>
        </w:tc>
      </w:tr>
    </w:tbl>
    <w:p w14:paraId="7E942E79" w14:textId="65295E96" w:rsidR="007D45CB" w:rsidRDefault="007D45CB" w:rsidP="007D45CB">
      <w:pPr>
        <w:pStyle w:val="TableFootnote"/>
        <w:rPr>
          <w:rFonts w:asciiTheme="minorHAnsi" w:eastAsiaTheme="minorEastAsia" w:hAnsiTheme="minorHAnsi" w:cstheme="minorBidi"/>
          <w:sz w:val="22"/>
          <w:szCs w:val="22"/>
          <w:lang w:eastAsia="en-US"/>
        </w:rPr>
      </w:pPr>
      <w:r>
        <w:rPr>
          <w:rFonts w:eastAsiaTheme="minorEastAsia" w:hint="eastAsia"/>
          <w:lang w:eastAsia="zh-CN"/>
        </w:rPr>
        <w:t>*</w:t>
      </w:r>
      <w:r>
        <w:t xml:space="preserve">Definitions follow the CIE 1976 CIELAB / </w:t>
      </w:r>
      <w:r>
        <w:rPr>
          <w:sz w:val="18"/>
        </w:rPr>
        <w:t>L</w:t>
      </w:r>
      <w:r>
        <w:rPr>
          <w:sz w:val="18"/>
          <w:vertAlign w:val="superscript"/>
        </w:rPr>
        <w:t>*</w:t>
      </w:r>
      <w:r>
        <w:rPr>
          <w:sz w:val="18"/>
        </w:rPr>
        <w:t>C</w:t>
      </w:r>
      <w:r>
        <w:rPr>
          <w:sz w:val="18"/>
          <w:vertAlign w:val="superscript"/>
        </w:rPr>
        <w:t>*</w:t>
      </w:r>
      <w:r>
        <w:rPr>
          <w:sz w:val="18"/>
          <w:vertAlign w:val="subscript"/>
        </w:rPr>
        <w:t>ab</w:t>
      </w:r>
      <w:r>
        <w:rPr>
          <w:sz w:val="18"/>
        </w:rPr>
        <w:t xml:space="preserve"> </w:t>
      </w:r>
      <w:proofErr w:type="spellStart"/>
      <w:r>
        <w:rPr>
          <w:sz w:val="18"/>
        </w:rPr>
        <w:t>h</w:t>
      </w:r>
      <w:r>
        <w:rPr>
          <w:sz w:val="18"/>
          <w:vertAlign w:val="subscript"/>
        </w:rPr>
        <w:t>ab</w:t>
      </w:r>
      <w:proofErr w:type="spellEnd"/>
      <w:r>
        <w:t xml:space="preserve"> framework, and color differences are measured using the CIEDE2000 (ΔE</w:t>
      </w:r>
      <w:r>
        <w:rPr>
          <w:sz w:val="18"/>
          <w:vertAlign w:val="subscript"/>
        </w:rPr>
        <w:t>00</w:t>
      </w:r>
      <w:r>
        <w:t>) formulation; contrast and harmony are derived metrics defined in the Appendix.</w:t>
      </w:r>
    </w:p>
    <w:p w14:paraId="43BF428D" w14:textId="59DFA585" w:rsidR="00A62944" w:rsidRPr="00A62944" w:rsidRDefault="008A5C14" w:rsidP="00A62944">
      <w:pPr>
        <w:pStyle w:val="Head3"/>
        <w:rPr>
          <w:rFonts w:eastAsiaTheme="minorEastAsia"/>
          <w:lang w:eastAsia="zh-CN"/>
        </w:rPr>
      </w:pPr>
      <w:proofErr w:type="spellStart"/>
      <w:r w:rsidRPr="008A5C14">
        <w:t>Colour</w:t>
      </w:r>
      <w:proofErr w:type="spellEnd"/>
      <w:r w:rsidRPr="008A5C14">
        <w:t xml:space="preserve"> Harmony</w:t>
      </w:r>
    </w:p>
    <w:p w14:paraId="762BD3E0" w14:textId="77777777" w:rsidR="00A62944" w:rsidRDefault="00A62944" w:rsidP="00A62944">
      <w:pPr>
        <w:rPr>
          <w:rFonts w:hint="eastAsia"/>
          <w:lang w:eastAsia="zh-CN"/>
        </w:rPr>
      </w:pPr>
      <w:r>
        <w:rPr>
          <w:rFonts w:hint="eastAsia"/>
          <w:lang w:eastAsia="zh-CN"/>
        </w:rPr>
        <w:t>颜色为什么不该被当成孤立的视觉变量来看</w:t>
      </w:r>
    </w:p>
    <w:p w14:paraId="71370060" w14:textId="73DDCC1C" w:rsidR="00A62944" w:rsidRDefault="00A62944" w:rsidP="00A62944">
      <w:pPr>
        <w:rPr>
          <w:rFonts w:hint="eastAsia"/>
          <w:lang w:eastAsia="zh-CN"/>
        </w:rPr>
      </w:pPr>
      <w:r>
        <w:rPr>
          <w:rFonts w:hint="eastAsia"/>
          <w:lang w:eastAsia="zh-CN"/>
        </w:rPr>
        <w:t>你不是想说“粉色=浪漫、蓝色=冷静”这么简单，而是想强调，用户感知到的不是单个颜色，而是“配色组合形成的整体意象”。</w:t>
      </w:r>
    </w:p>
    <w:p w14:paraId="6616677F" w14:textId="77777777" w:rsidR="00A62944" w:rsidRDefault="00A62944" w:rsidP="00A62944">
      <w:pPr>
        <w:rPr>
          <w:rFonts w:hint="eastAsia"/>
          <w:lang w:eastAsia="zh-CN"/>
        </w:rPr>
      </w:pPr>
      <w:r>
        <w:rPr>
          <w:rFonts w:hint="eastAsia"/>
          <w:lang w:eastAsia="zh-CN"/>
        </w:rPr>
        <w:t>为什么同一种颜色意象会随情境变化</w:t>
      </w:r>
    </w:p>
    <w:p w14:paraId="048D6076" w14:textId="77777777" w:rsidR="00A62944" w:rsidRDefault="00A62944" w:rsidP="00A62944">
      <w:pPr>
        <w:rPr>
          <w:rFonts w:hint="eastAsia"/>
          <w:lang w:eastAsia="zh-CN"/>
        </w:rPr>
      </w:pPr>
      <w:r>
        <w:rPr>
          <w:rFonts w:hint="eastAsia"/>
          <w:lang w:eastAsia="zh-CN"/>
        </w:rPr>
        <w:t>你这里想引入的是“context”这个维度，也就是花礼设计里的关系、场景、用途会改变人对颜色的解释。</w:t>
      </w:r>
    </w:p>
    <w:p w14:paraId="0AA41ABD" w14:textId="1EEC447C" w:rsidR="00A62944" w:rsidRDefault="00A62944" w:rsidP="00A62944">
      <w:pPr>
        <w:rPr>
          <w:rFonts w:hint="eastAsia"/>
          <w:lang w:eastAsia="zh-CN"/>
        </w:rPr>
      </w:pPr>
      <w:r>
        <w:rPr>
          <w:rFonts w:hint="eastAsia"/>
          <w:lang w:eastAsia="zh-CN"/>
        </w:rPr>
        <w:t>比如同样的粉白色，在生日、表白、探病、商务送礼里，传达出来的感觉不会完全一样。</w:t>
      </w:r>
    </w:p>
    <w:p w14:paraId="54A28134" w14:textId="77777777" w:rsidR="00A62944" w:rsidRDefault="00A62944" w:rsidP="00A62944">
      <w:pPr>
        <w:rPr>
          <w:rFonts w:hint="eastAsia"/>
          <w:lang w:eastAsia="zh-CN"/>
        </w:rPr>
      </w:pPr>
      <w:r>
        <w:rPr>
          <w:rFonts w:hint="eastAsia"/>
          <w:lang w:eastAsia="zh-CN"/>
        </w:rPr>
        <w:t>为什么颜色意象可以作为情绪契合的上游机制</w:t>
      </w:r>
    </w:p>
    <w:p w14:paraId="794378BC" w14:textId="77777777" w:rsidR="00A62944" w:rsidRDefault="00A62944" w:rsidP="00A62944">
      <w:pPr>
        <w:rPr>
          <w:rFonts w:hint="eastAsia"/>
          <w:lang w:eastAsia="zh-CN"/>
        </w:rPr>
      </w:pPr>
      <w:r>
        <w:rPr>
          <w:rFonts w:hint="eastAsia"/>
          <w:lang w:eastAsia="zh-CN"/>
        </w:rPr>
        <w:t>你整篇论文的逻辑不是“颜色直接决定采纳意愿”，而是：</w:t>
      </w:r>
    </w:p>
    <w:p w14:paraId="2C7BC420" w14:textId="77777777" w:rsidR="00A62944" w:rsidRDefault="00A62944" w:rsidP="00A62944">
      <w:pPr>
        <w:rPr>
          <w:rFonts w:hint="eastAsia"/>
          <w:lang w:eastAsia="zh-CN"/>
        </w:rPr>
      </w:pPr>
      <w:proofErr w:type="spellStart"/>
      <w:r>
        <w:rPr>
          <w:rFonts w:hint="eastAsia"/>
          <w:lang w:eastAsia="zh-CN"/>
        </w:rPr>
        <w:t>colour</w:t>
      </w:r>
      <w:proofErr w:type="spellEnd"/>
      <w:r>
        <w:rPr>
          <w:rFonts w:hint="eastAsia"/>
          <w:lang w:eastAsia="zh-CN"/>
        </w:rPr>
        <w:t xml:space="preserve"> features -&gt; </w:t>
      </w:r>
      <w:proofErr w:type="spellStart"/>
      <w:r>
        <w:rPr>
          <w:rFonts w:hint="eastAsia"/>
          <w:lang w:eastAsia="zh-CN"/>
        </w:rPr>
        <w:t>colour</w:t>
      </w:r>
      <w:proofErr w:type="spellEnd"/>
      <w:r>
        <w:rPr>
          <w:rFonts w:hint="eastAsia"/>
          <w:lang w:eastAsia="zh-CN"/>
        </w:rPr>
        <w:t xml:space="preserve"> imagery in context -&gt; perceived emotion alignment -&gt; design attractiveness / adoption intention</w:t>
      </w:r>
    </w:p>
    <w:p w14:paraId="173A03AA" w14:textId="690C1BB1" w:rsidR="00A62944" w:rsidRDefault="00A62944" w:rsidP="00A62944">
      <w:pPr>
        <w:rPr>
          <w:rFonts w:hint="eastAsia"/>
          <w:lang w:eastAsia="zh-CN"/>
        </w:rPr>
      </w:pPr>
      <w:r>
        <w:rPr>
          <w:rFonts w:hint="eastAsia"/>
          <w:lang w:eastAsia="zh-CN"/>
        </w:rPr>
        <w:t>所以这一节本来是在做中间这一步，把“客观颜色特征”过渡成“用户主观感受到的情绪意义”。</w:t>
      </w:r>
    </w:p>
    <w:p w14:paraId="27AB54DF" w14:textId="77777777" w:rsidR="00A62944" w:rsidRDefault="00A62944" w:rsidP="00A62944">
      <w:pPr>
        <w:rPr>
          <w:rFonts w:hint="eastAsia"/>
          <w:lang w:eastAsia="zh-CN"/>
        </w:rPr>
      </w:pPr>
      <w:r>
        <w:rPr>
          <w:rFonts w:hint="eastAsia"/>
          <w:lang w:eastAsia="zh-CN"/>
        </w:rPr>
        <w:t>为什么你的研究要在具体应用场景里研究颜色</w:t>
      </w:r>
    </w:p>
    <w:p w14:paraId="72E3A6C1" w14:textId="77777777" w:rsidR="00A62944" w:rsidRDefault="00A62944" w:rsidP="00A62944">
      <w:pPr>
        <w:rPr>
          <w:rFonts w:hint="eastAsia"/>
          <w:lang w:eastAsia="zh-CN"/>
        </w:rPr>
      </w:pPr>
      <w:r>
        <w:rPr>
          <w:rFonts w:hint="eastAsia"/>
          <w:lang w:eastAsia="zh-CN"/>
        </w:rPr>
        <w:t>你选的是 floral gifting，不是抽象视觉实验。所以这一节其实也在为你的研究设计辩护：</w:t>
      </w:r>
    </w:p>
    <w:p w14:paraId="5375FDDC" w14:textId="108F3C8E" w:rsidR="00A62944" w:rsidRDefault="00A62944" w:rsidP="00A62944">
      <w:pPr>
        <w:rPr>
          <w:rFonts w:hint="eastAsia"/>
          <w:lang w:eastAsia="zh-CN"/>
        </w:rPr>
      </w:pPr>
      <w:r>
        <w:rPr>
          <w:rFonts w:hint="eastAsia"/>
          <w:lang w:eastAsia="zh-CN"/>
        </w:rPr>
        <w:t>颜色的作用必须放到真实消费语境里看，脱离送礼对象、场合和用途，就没法讨论“情绪契合”。</w:t>
      </w:r>
    </w:p>
    <w:p w14:paraId="7098CB78" w14:textId="77777777" w:rsidR="00A62944" w:rsidRDefault="00A62944" w:rsidP="00A62944">
      <w:pPr>
        <w:rPr>
          <w:rFonts w:hint="eastAsia"/>
          <w:lang w:eastAsia="zh-CN"/>
        </w:rPr>
      </w:pPr>
      <w:r>
        <w:rPr>
          <w:rFonts w:hint="eastAsia"/>
          <w:lang w:eastAsia="zh-CN"/>
        </w:rPr>
        <w:t>为后面变量操作化做铺垫</w:t>
      </w:r>
    </w:p>
    <w:p w14:paraId="30C29FAC" w14:textId="77777777" w:rsidR="00A62944" w:rsidRDefault="00A62944" w:rsidP="00A62944">
      <w:pPr>
        <w:rPr>
          <w:rFonts w:hint="eastAsia"/>
          <w:lang w:eastAsia="zh-CN"/>
        </w:rPr>
      </w:pPr>
      <w:r>
        <w:rPr>
          <w:rFonts w:hint="eastAsia"/>
          <w:lang w:eastAsia="zh-CN"/>
        </w:rPr>
        <w:t>这节还承担一个方法论作用：告诉读者，后面你测的不是抽象 emotion，而是“在特定语境中，被配色组合激发和解释出来的情绪意象”。</w:t>
      </w:r>
    </w:p>
    <w:p w14:paraId="4D46F67F" w14:textId="6212D299" w:rsidR="00A62944" w:rsidRDefault="00A62944" w:rsidP="00A62944">
      <w:pPr>
        <w:rPr>
          <w:rFonts w:hint="eastAsia"/>
          <w:lang w:eastAsia="zh-CN"/>
        </w:rPr>
      </w:pPr>
      <w:r>
        <w:rPr>
          <w:rFonts w:hint="eastAsia"/>
          <w:lang w:eastAsia="zh-CN"/>
        </w:rPr>
        <w:t>也就是说，它是在帮你把后面的 emotion alignment 定义得更具体、更可测。</w:t>
      </w:r>
    </w:p>
    <w:p w14:paraId="366B4213" w14:textId="77777777" w:rsidR="00A62944" w:rsidRDefault="00A62944" w:rsidP="00A62944">
      <w:pPr>
        <w:rPr>
          <w:rFonts w:hint="eastAsia"/>
          <w:lang w:eastAsia="zh-CN"/>
        </w:rPr>
      </w:pPr>
      <w:r>
        <w:rPr>
          <w:rFonts w:hint="eastAsia"/>
          <w:lang w:eastAsia="zh-CN"/>
        </w:rPr>
        <w:t>一句话概括：</w:t>
      </w:r>
    </w:p>
    <w:p w14:paraId="0F617B3C" w14:textId="4BD2A7DF" w:rsidR="00A62944" w:rsidRPr="00A62944" w:rsidRDefault="00A62944" w:rsidP="00A62944">
      <w:pPr>
        <w:rPr>
          <w:rFonts w:hint="eastAsia"/>
          <w:lang w:eastAsia="zh-CN"/>
        </w:rPr>
      </w:pPr>
      <w:r>
        <w:rPr>
          <w:rFonts w:hint="eastAsia"/>
          <w:lang w:eastAsia="zh-CN"/>
        </w:rPr>
        <w:t xml:space="preserve">你写 2.3.1 </w:t>
      </w:r>
      <w:proofErr w:type="spellStart"/>
      <w:r>
        <w:rPr>
          <w:rFonts w:hint="eastAsia"/>
          <w:lang w:eastAsia="zh-CN"/>
        </w:rPr>
        <w:t>Colour</w:t>
      </w:r>
      <w:proofErr w:type="spellEnd"/>
      <w:r>
        <w:rPr>
          <w:rFonts w:hint="eastAsia"/>
          <w:lang w:eastAsia="zh-CN"/>
        </w:rPr>
        <w:t xml:space="preserve"> Imagery in Context，本来是想说明“颜色如何在具体送礼语境里被解释为某种情绪意象”，并把它作为连接 </w:t>
      </w:r>
      <w:proofErr w:type="spellStart"/>
      <w:r>
        <w:rPr>
          <w:rFonts w:hint="eastAsia"/>
          <w:lang w:eastAsia="zh-CN"/>
        </w:rPr>
        <w:t>colour</w:t>
      </w:r>
      <w:proofErr w:type="spellEnd"/>
      <w:r>
        <w:rPr>
          <w:rFonts w:hint="eastAsia"/>
          <w:lang w:eastAsia="zh-CN"/>
        </w:rPr>
        <w:t xml:space="preserve"> features 和 emotion alignment 的关键理论中介。</w:t>
      </w:r>
    </w:p>
    <w:p w14:paraId="03A564EE" w14:textId="77777777" w:rsidR="00A62944" w:rsidRPr="00A62944" w:rsidRDefault="00A62944" w:rsidP="00A62944">
      <w:pPr>
        <w:rPr>
          <w:rFonts w:hint="eastAsia"/>
          <w:lang w:eastAsia="zh-CN"/>
        </w:rPr>
      </w:pPr>
    </w:p>
    <w:p w14:paraId="3F8E132F" w14:textId="492F61BF" w:rsidR="008A5C14" w:rsidRDefault="008A5C14" w:rsidP="008A5C14">
      <w:pPr>
        <w:pStyle w:val="Head2"/>
        <w:rPr>
          <w:rFonts w:eastAsiaTheme="minorEastAsia"/>
          <w:lang w:eastAsia="zh-CN"/>
        </w:rPr>
      </w:pPr>
      <w:r>
        <w:rPr>
          <w:rFonts w:eastAsiaTheme="minorEastAsia" w:hint="eastAsia"/>
          <w:lang w:eastAsia="zh-CN"/>
        </w:rPr>
        <w:t>Emotion</w:t>
      </w:r>
    </w:p>
    <w:p w14:paraId="02A10997" w14:textId="62704AEA" w:rsidR="00F36323" w:rsidRPr="00F36323" w:rsidRDefault="00F36323" w:rsidP="00F36323">
      <w:pPr>
        <w:pStyle w:val="Head3"/>
        <w:rPr>
          <w:rFonts w:eastAsiaTheme="minorEastAsia"/>
          <w:lang w:eastAsia="zh-CN"/>
        </w:rPr>
      </w:pPr>
      <w:proofErr w:type="spellStart"/>
      <w:r w:rsidRPr="00F36323">
        <w:t>Colour</w:t>
      </w:r>
      <w:proofErr w:type="spellEnd"/>
      <w:r w:rsidRPr="00F36323">
        <w:t xml:space="preserve"> Imagery in Context</w:t>
      </w:r>
    </w:p>
    <w:p w14:paraId="4AFDD417" w14:textId="2DB899C5" w:rsidR="00F36323" w:rsidRPr="00F36323" w:rsidRDefault="00F36323" w:rsidP="00F36323">
      <w:pPr>
        <w:pStyle w:val="Head3"/>
        <w:rPr>
          <w:rFonts w:eastAsia="宋体"/>
        </w:rPr>
      </w:pPr>
      <w:r w:rsidRPr="00F36323">
        <w:t>Emotion alignment</w:t>
      </w:r>
    </w:p>
    <w:p w14:paraId="06BE4974" w14:textId="77777777" w:rsidR="00F36323" w:rsidRPr="006348E3" w:rsidRDefault="00F36323" w:rsidP="00F36323">
      <w:pPr>
        <w:pStyle w:val="Para"/>
      </w:pPr>
      <w:r w:rsidRPr="00230880">
        <w:rPr>
          <w:rFonts w:ascii="宋体" w:eastAsia="宋体" w:hAnsi="宋体" w:cs="宋体" w:hint="eastAsia"/>
        </w:rPr>
        <w:t>区别于</w:t>
      </w:r>
      <w:r w:rsidRPr="00230880">
        <w:rPr>
          <w:rFonts w:hint="eastAsia"/>
        </w:rPr>
        <w:t>AI</w:t>
      </w:r>
      <w:r w:rsidRPr="00230880">
        <w:rPr>
          <w:rFonts w:ascii="宋体" w:eastAsia="宋体" w:hAnsi="宋体" w:cs="宋体" w:hint="eastAsia"/>
        </w:rPr>
        <w:t>领域中的</w:t>
      </w:r>
      <w:r>
        <w:rPr>
          <w:rFonts w:eastAsiaTheme="minorEastAsia" w:hint="eastAsia"/>
          <w:lang w:eastAsia="zh-CN"/>
        </w:rPr>
        <w:t>A</w:t>
      </w:r>
      <w:r w:rsidRPr="00230880">
        <w:t>lignment</w:t>
      </w:r>
      <w:r w:rsidRPr="00230880">
        <w:rPr>
          <w:rFonts w:hint="eastAsia"/>
        </w:rPr>
        <w:t xml:space="preserve"> </w:t>
      </w:r>
      <w:r w:rsidRPr="00230880">
        <w:t>problem</w:t>
      </w:r>
      <w:r w:rsidRPr="00230880">
        <w:rPr>
          <w:rFonts w:ascii="宋体" w:eastAsia="宋体" w:hAnsi="宋体" w:cs="宋体" w:hint="eastAsia"/>
        </w:rPr>
        <w:t>，在本文中</w:t>
      </w:r>
      <w:r w:rsidRPr="00230880">
        <w:t xml:space="preserve">Emotion alignment </w:t>
      </w:r>
      <w:r>
        <w:rPr>
          <w:rFonts w:ascii="宋体" w:eastAsia="宋体" w:hAnsi="宋体" w:cs="宋体" w:hint="eastAsia"/>
        </w:rPr>
        <w:t>是一个更加综合、实践导向的问题</w:t>
      </w:r>
      <w:r w:rsidRPr="00230880">
        <w:rPr>
          <w:rFonts w:ascii="宋体" w:eastAsia="宋体" w:hAnsi="宋体" w:cs="宋体" w:hint="eastAsia"/>
        </w:rPr>
        <w:t>。它具体指在生成式</w:t>
      </w:r>
      <w:r w:rsidRPr="00230880">
        <w:t>AI</w:t>
      </w:r>
      <w:r w:rsidRPr="00230880">
        <w:rPr>
          <w:rFonts w:ascii="宋体" w:eastAsia="宋体" w:hAnsi="宋体" w:cs="宋体" w:hint="eastAsia"/>
        </w:rPr>
        <w:t>在设计流程中，其产出结果能够在情绪表达与用户的期望和需求中隐含的情绪预期相一致的过程。这一契合既体现在用户意图理解与生成策略中，也体现在最终成果的情绪体验效果上。在</w:t>
      </w:r>
      <w:r w:rsidRPr="00230880">
        <w:rPr>
          <w:rFonts w:hint="eastAsia"/>
        </w:rPr>
        <w:t>1.3</w:t>
      </w:r>
      <w:r w:rsidRPr="00230880">
        <w:rPr>
          <w:rFonts w:ascii="宋体" w:eastAsia="宋体" w:hAnsi="宋体" w:cs="宋体" w:hint="eastAsia"/>
        </w:rPr>
        <w:t>节我简单讨论了理解情</w:t>
      </w:r>
      <w:r w:rsidRPr="00CE2D98">
        <w:rPr>
          <w:rFonts w:ascii="宋体" w:eastAsia="宋体" w:hAnsi="宋体" w:cs="宋体" w:hint="eastAsia"/>
        </w:rPr>
        <w:t>绪信息在设计语境中的重要意义，以及为什么</w:t>
      </w:r>
      <w:r w:rsidRPr="00CE2D98">
        <w:t>Emotion alignment</w:t>
      </w:r>
      <w:r w:rsidRPr="00CE2D98">
        <w:rPr>
          <w:rFonts w:ascii="宋体" w:eastAsia="宋体" w:hAnsi="宋体" w:cs="宋体" w:hint="eastAsia"/>
        </w:rPr>
        <w:t>对于</w:t>
      </w:r>
      <w:r w:rsidRPr="00CE2D98">
        <w:rPr>
          <w:rFonts w:hint="eastAsia"/>
        </w:rPr>
        <w:t>GenAI</w:t>
      </w:r>
      <w:r w:rsidRPr="00CE2D98">
        <w:rPr>
          <w:rFonts w:ascii="宋体" w:eastAsia="宋体" w:hAnsi="宋体" w:cs="宋体" w:hint="eastAsia"/>
        </w:rPr>
        <w:lastRenderedPageBreak/>
        <w:t>设计成果的表现至关重要。这一过程在用户意图理解、</w:t>
      </w:r>
      <w:r w:rsidRPr="00CE2D98">
        <w:rPr>
          <w:rFonts w:hint="eastAsia"/>
        </w:rPr>
        <w:t>GenAI</w:t>
      </w:r>
      <w:r w:rsidRPr="00CE2D98">
        <w:rPr>
          <w:rFonts w:ascii="宋体" w:eastAsia="宋体" w:hAnsi="宋体" w:cs="宋体" w:hint="eastAsia"/>
        </w:rPr>
        <w:t>生产策略和设计结果评估的各个环节都有所参与</w:t>
      </w:r>
      <w:r>
        <w:rPr>
          <w:rFonts w:ascii="宋体" w:eastAsia="宋体" w:hAnsi="宋体" w:cs="宋体" w:hint="eastAsia"/>
        </w:rPr>
        <w:t>。</w:t>
      </w:r>
      <w:r w:rsidRPr="00CE2D98">
        <w:rPr>
          <w:rFonts w:ascii="宋体" w:eastAsia="宋体" w:hAnsi="宋体" w:cs="宋体" w:hint="eastAsia"/>
        </w:rPr>
        <w:t>但情绪契合在不同的学科领域的表现方式和理论基础都不仅相同，作为一个跨学科的研究，我们将简单回顾不同学科领域下的相关研究，并得到一个符合本研究</w:t>
      </w:r>
      <w:r w:rsidRPr="00CE2D98">
        <w:rPr>
          <w:rFonts w:hint="eastAsia"/>
        </w:rPr>
        <w:t>scope</w:t>
      </w:r>
      <w:r w:rsidRPr="00CE2D98">
        <w:rPr>
          <w:rFonts w:ascii="宋体" w:eastAsia="宋体" w:hAnsi="宋体" w:cs="宋体" w:hint="eastAsia"/>
        </w:rPr>
        <w:t>的定义。</w:t>
      </w:r>
    </w:p>
    <w:p w14:paraId="4D14AB7A" w14:textId="77777777" w:rsidR="00F36323" w:rsidRDefault="00F36323" w:rsidP="00F36323">
      <w:pPr>
        <w:pStyle w:val="Para"/>
      </w:pPr>
      <w:r>
        <w:rPr>
          <w:rFonts w:ascii="宋体" w:eastAsia="宋体" w:hAnsi="宋体" w:cs="宋体" w:hint="eastAsia"/>
        </w:rPr>
        <w:t>首先</w:t>
      </w:r>
      <w:r w:rsidRPr="00CE2D98">
        <w:rPr>
          <w:rFonts w:ascii="宋体" w:eastAsia="宋体" w:hAnsi="宋体" w:cs="宋体" w:hint="eastAsia"/>
        </w:rPr>
        <w:t>，我想</w:t>
      </w:r>
      <w:r>
        <w:rPr>
          <w:rFonts w:ascii="宋体" w:eastAsia="宋体" w:hAnsi="宋体" w:cs="宋体" w:hint="eastAsia"/>
        </w:rPr>
        <w:t>从技术实现的环节</w:t>
      </w:r>
      <w:r w:rsidRPr="00CE2D98">
        <w:rPr>
          <w:rFonts w:ascii="宋体" w:eastAsia="宋体" w:hAnsi="宋体" w:cs="宋体" w:hint="eastAsia"/>
        </w:rPr>
        <w:t>追溯一下情绪契合过程在</w:t>
      </w:r>
      <w:r w:rsidRPr="00CE2D98">
        <w:rPr>
          <w:rFonts w:hint="eastAsia"/>
        </w:rPr>
        <w:t>AI</w:t>
      </w:r>
      <w:r w:rsidRPr="00CE2D98">
        <w:rPr>
          <w:rFonts w:ascii="宋体" w:eastAsia="宋体" w:hAnsi="宋体" w:cs="宋体" w:hint="eastAsia"/>
        </w:rPr>
        <w:t>生产流程里的具体实现</w:t>
      </w:r>
      <w:r>
        <w:rPr>
          <w:rFonts w:ascii="宋体" w:eastAsia="宋体" w:hAnsi="宋体" w:cs="宋体" w:hint="eastAsia"/>
        </w:rPr>
        <w:t>，</w:t>
      </w:r>
      <w:r w:rsidRPr="00CE2D98">
        <w:rPr>
          <w:rFonts w:ascii="宋体" w:eastAsia="宋体" w:hAnsi="宋体" w:cs="宋体" w:hint="eastAsia"/>
        </w:rPr>
        <w:t>虽然用户对</w:t>
      </w:r>
      <w:r w:rsidRPr="00CE2D98">
        <w:t xml:space="preserve"> GenAI </w:t>
      </w:r>
      <w:r w:rsidRPr="00CE2D98">
        <w:rPr>
          <w:rFonts w:ascii="宋体" w:eastAsia="宋体" w:hAnsi="宋体" w:cs="宋体" w:hint="eastAsia"/>
        </w:rPr>
        <w:t>设计的情绪反应是一个新兴的研究议题，但其理论基础可以追溯到</w:t>
      </w:r>
      <w:r w:rsidRPr="00CE2D98">
        <w:t xml:space="preserve"> 1995 </w:t>
      </w:r>
      <w:r w:rsidRPr="00CE2D98">
        <w:rPr>
          <w:rFonts w:ascii="宋体" w:eastAsia="宋体" w:hAnsi="宋体" w:cs="宋体" w:hint="eastAsia"/>
        </w:rPr>
        <w:t>年</w:t>
      </w:r>
      <w:r w:rsidRPr="00CE2D98">
        <w:t xml:space="preserve"> Rosalind Picard </w:t>
      </w:r>
      <w:r w:rsidRPr="00CE2D98">
        <w:rPr>
          <w:rFonts w:ascii="宋体" w:eastAsia="宋体" w:hAnsi="宋体" w:cs="宋体" w:hint="eastAsia"/>
        </w:rPr>
        <w:t>提出的</w:t>
      </w:r>
      <w:r w:rsidRPr="00CE2D98">
        <w:t>“</w:t>
      </w:r>
      <w:r w:rsidRPr="00CE2D98">
        <w:rPr>
          <w:rFonts w:ascii="宋体" w:eastAsia="宋体" w:hAnsi="宋体" w:cs="宋体" w:hint="eastAsia"/>
        </w:rPr>
        <w:t>情感计算</w:t>
      </w:r>
      <w:r w:rsidRPr="00CE2D98">
        <w:t>”</w:t>
      </w:r>
      <w:r w:rsidRPr="00CE2D98">
        <w:rPr>
          <w:rFonts w:ascii="宋体" w:eastAsia="宋体" w:hAnsi="宋体" w:cs="宋体" w:hint="eastAsia"/>
        </w:rPr>
        <w:t>框架。该框架强调计算机需要具备识别、理解、表达和适应人类情绪的能力，从而为后续情绪分析研究奠定了根基</w:t>
      </w:r>
      <w:r>
        <w:rPr>
          <w:rFonts w:hint="eastAsia"/>
          <w:lang w:eastAsia="zh-CN"/>
        </w:rPr>
        <w:t xml:space="preserve"> </w:t>
      </w:r>
      <w:r>
        <w:rPr>
          <w:rFonts w:hint="eastAsia"/>
          <w:lang w:eastAsia="zh-CN"/>
        </w:rPr>
        <w:fldChar w:fldCharType="begin"/>
      </w:r>
      <w:r>
        <w:rPr>
          <w:lang w:eastAsia="zh-CN"/>
        </w:rPr>
        <w:instrText xml:space="preserve"> ADDIN ZOTERO_ITEM CSL_CITATION {"citationID":"Y9MbNNzx","properties":{"formattedCitation":"(Kleine-Cosack, 2006; Picard, 1997)","plainCitation":"(Kleine-Cosack, 2006; Picard, 1997)","noteIndex":0},"citationItems":[{"id":3503,"uris":["http://zotero.org/users/10843041/items/97IXSTXF"],"itemData":{"id":3503,"type":"report","language":"en","source":"Zotero","title":"Recognition and simulation of emotions","author":[{"family":"Kleine-Cosack","given":"Christian"}],"issued":{"date-parts":[["2006",10]]},"citation-key":"kleine-cosackRecognitionSimulationEmotions2006"}},{"id":3498,"uris":["http://zotero.org/users/10843041/items/BCSCIP2M"],"itemData":{"id":3498,"type":"book","abstract":"According to Rosalind Picard, if we want computers to be genuinely intelligent and to interact naturally with us, we must give computers the ability to recognize, understand, even to have and express emotions.The latest scientific findings indicate that emotions play an essential role in decision making, perception, learning, and more—that is, they influence the very mechanisms of rational thinking. Not only too much, but too little emotion can impair decision making. According to Rosalind Picard, if we want computers to be genuinely intelligent and to interact naturally with us, we must give computers the ability to recognize, understand, even to have and express emotions.Part 1 of this book provides the intellectual framework for affective computing. It includes background on human emotions, requirements for emotionally intelligent computers, applications of affective computing, and moral and social questions raised by the technology. Part 2 discusses the design and construction of affective computers. Although this material is more technical than that in Part 1, the author has kept it less technical than typical scientific publications in order to make it accessible to newcomers. Topics in Part 2 include signal-based representations of emotions, human affect recognition as a pattern recognition and learning problem, recent and ongoing efforts to build models of emotion for synthesizing emotions in computers, and the new application area of affective wearable computers.","edition":"Hardcover","ISBN":"978-0-262-16170-1","language":"en","note":"Google-Books-ID: GaVncRTcb1gC","number-of-pages":"308","publisher":"MIT press","source":"Google Scholar","title":"Affective computing","URL":"https://books.google.com/books?hl=zh-CN&amp;lr=&amp;id=GaVncRTcb1gC&amp;oi=fnd&amp;pg=PR9&amp;ots=F6k8wkvb96&amp;sig=PEBATKM_CjBRDu6SH2_mfyI48yU","author":[{"family":"Picard","given":"Rosalind W."}],"accessed":{"date-parts":[["2024",12,22]]},"issued":{"date-parts":[["1997",9,24]]},"citation-key":"picardAffectiveComputing1997"}}],"schema":"https://github.com/citation-style-language/schema/raw/master/csl-citation.json"} </w:instrText>
      </w:r>
      <w:r>
        <w:rPr>
          <w:rFonts w:hint="eastAsia"/>
          <w:lang w:eastAsia="zh-CN"/>
        </w:rPr>
        <w:fldChar w:fldCharType="separate"/>
      </w:r>
      <w:r w:rsidRPr="00CF1C27">
        <w:t>(Kleine-Cosack, 2006; Picard, 1997)</w:t>
      </w:r>
      <w:r>
        <w:rPr>
          <w:rFonts w:hint="eastAsia"/>
          <w:lang w:eastAsia="zh-CN"/>
        </w:rPr>
        <w:fldChar w:fldCharType="end"/>
      </w:r>
      <w:r w:rsidRPr="00CE2D98">
        <w:rPr>
          <w:rFonts w:ascii="宋体" w:eastAsia="宋体" w:hAnsi="宋体" w:cs="宋体" w:hint="eastAsia"/>
        </w:rPr>
        <w:t>。在这一框架下，</w:t>
      </w:r>
      <w:r>
        <w:rPr>
          <w:rFonts w:hint="eastAsia"/>
        </w:rPr>
        <w:t>2010s</w:t>
      </w:r>
      <w:r>
        <w:rPr>
          <w:rFonts w:ascii="宋体" w:eastAsia="宋体" w:hAnsi="宋体" w:cs="宋体" w:hint="eastAsia"/>
        </w:rPr>
        <w:t>的研究提出关注以情绪词典的构建作为自然语言情绪分析的重要突破口。</w:t>
      </w:r>
      <w:r w:rsidRPr="00BC5A22">
        <w:rPr>
          <w:rFonts w:ascii="宋体" w:eastAsia="宋体" w:hAnsi="宋体" w:cs="宋体" w:hint="eastAsia"/>
        </w:rPr>
        <w:t>情绪词典的构建是情感分析的重要组成部分，研究人员采用手动和自动方法来扩展情感词汇，以提高情绪分类的准确性。继</w:t>
      </w:r>
      <w:r w:rsidRPr="00BC5A22">
        <w:rPr>
          <w:rFonts w:hint="eastAsia"/>
        </w:rPr>
        <w:t xml:space="preserve"> 2003 </w:t>
      </w:r>
      <w:r w:rsidRPr="00BC5A22">
        <w:rPr>
          <w:rFonts w:ascii="宋体" w:eastAsia="宋体" w:hAnsi="宋体" w:cs="宋体" w:hint="eastAsia"/>
        </w:rPr>
        <w:t>年</w:t>
      </w:r>
      <w:r w:rsidRPr="00BC5A22">
        <w:rPr>
          <w:rFonts w:hint="eastAsia"/>
        </w:rPr>
        <w:t xml:space="preserve"> NNLM </w:t>
      </w:r>
      <w:r w:rsidRPr="00BC5A22">
        <w:rPr>
          <w:rFonts w:ascii="宋体" w:eastAsia="宋体" w:hAnsi="宋体" w:cs="宋体" w:hint="eastAsia"/>
        </w:rPr>
        <w:t>模型提出（</w:t>
      </w:r>
      <w:r w:rsidRPr="00BC5A22">
        <w:rPr>
          <w:rFonts w:hint="eastAsia"/>
        </w:rPr>
        <w:t xml:space="preserve">Bengio </w:t>
      </w:r>
      <w:r w:rsidRPr="00BC5A22">
        <w:rPr>
          <w:rFonts w:ascii="宋体" w:eastAsia="宋体" w:hAnsi="宋体" w:cs="宋体" w:hint="eastAsia"/>
        </w:rPr>
        <w:t>等人，</w:t>
      </w:r>
      <w:r w:rsidRPr="00BC5A22">
        <w:rPr>
          <w:rFonts w:hint="eastAsia"/>
        </w:rPr>
        <w:t xml:space="preserve">2003 </w:t>
      </w:r>
      <w:r w:rsidRPr="00BC5A22">
        <w:rPr>
          <w:rFonts w:ascii="宋体" w:eastAsia="宋体" w:hAnsi="宋体" w:cs="宋体" w:hint="eastAsia"/>
        </w:rPr>
        <w:t>年，</w:t>
      </w:r>
      <w:r w:rsidRPr="00BC5A22">
        <w:rPr>
          <w:rFonts w:hint="eastAsia"/>
        </w:rPr>
        <w:t xml:space="preserve">2010 </w:t>
      </w:r>
      <w:r w:rsidRPr="00BC5A22">
        <w:rPr>
          <w:rFonts w:ascii="宋体" w:eastAsia="宋体" w:hAnsi="宋体" w:cs="宋体" w:hint="eastAsia"/>
        </w:rPr>
        <w:t>年）之后，神经网络语言模型经历了长足的发展。当前的</w:t>
      </w:r>
      <w:r w:rsidRPr="00BC5A22">
        <w:rPr>
          <w:rFonts w:hint="eastAsia"/>
        </w:rPr>
        <w:t>AIGC</w:t>
      </w:r>
      <w:r w:rsidRPr="00BC5A22">
        <w:rPr>
          <w:rFonts w:ascii="宋体" w:eastAsia="宋体" w:hAnsi="宋体" w:cs="宋体" w:hint="eastAsia"/>
        </w:rPr>
        <w:t>系统在处理用户指令和生成内容时主要依赖于基于</w:t>
      </w:r>
      <w:r w:rsidRPr="00BC5A22">
        <w:rPr>
          <w:rFonts w:hint="eastAsia"/>
        </w:rPr>
        <w:t>Transformer</w:t>
      </w:r>
      <w:r w:rsidRPr="00BC5A22">
        <w:rPr>
          <w:rFonts w:ascii="宋体" w:eastAsia="宋体" w:hAnsi="宋体" w:cs="宋体" w:hint="eastAsia"/>
        </w:rPr>
        <w:t>的架构（</w:t>
      </w:r>
      <w:r w:rsidRPr="00BC5A22">
        <w:rPr>
          <w:rFonts w:hint="eastAsia"/>
        </w:rPr>
        <w:t>BERT</w:t>
      </w:r>
      <w:r w:rsidRPr="00BC5A22">
        <w:rPr>
          <w:rFonts w:ascii="宋体" w:eastAsia="宋体" w:hAnsi="宋体" w:cs="宋体" w:hint="eastAsia"/>
        </w:rPr>
        <w:t>和</w:t>
      </w:r>
      <w:proofErr w:type="spellStart"/>
      <w:r w:rsidRPr="00BC5A22">
        <w:rPr>
          <w:rFonts w:hint="eastAsia"/>
        </w:rPr>
        <w:t>RoBERTa</w:t>
      </w:r>
      <w:proofErr w:type="spellEnd"/>
      <w:r w:rsidRPr="00BC5A22">
        <w:rPr>
          <w:rFonts w:ascii="宋体" w:eastAsia="宋体" w:hAnsi="宋体" w:cs="宋体" w:hint="eastAsia"/>
        </w:rPr>
        <w:t>等）（</w:t>
      </w:r>
      <w:r w:rsidRPr="00BC5A22">
        <w:rPr>
          <w:rFonts w:hint="eastAsia"/>
        </w:rPr>
        <w:t>Vaswani et al.</w:t>
      </w:r>
      <w:r w:rsidRPr="00BC5A22">
        <w:rPr>
          <w:rFonts w:ascii="宋体" w:eastAsia="宋体" w:hAnsi="宋体" w:cs="宋体" w:hint="eastAsia"/>
        </w:rPr>
        <w:t>，</w:t>
      </w:r>
      <w:r w:rsidRPr="00BC5A22">
        <w:rPr>
          <w:rFonts w:hint="eastAsia"/>
        </w:rPr>
        <w:t xml:space="preserve"> 2017;Devlin </w:t>
      </w:r>
      <w:r w:rsidRPr="00BC5A22">
        <w:rPr>
          <w:rFonts w:ascii="宋体" w:eastAsia="宋体" w:hAnsi="宋体" w:cs="宋体" w:hint="eastAsia"/>
        </w:rPr>
        <w:t>等人，</w:t>
      </w:r>
      <w:r w:rsidRPr="00BC5A22">
        <w:rPr>
          <w:rFonts w:hint="eastAsia"/>
        </w:rPr>
        <w:t xml:space="preserve">2019 </w:t>
      </w:r>
      <w:r w:rsidRPr="00BC5A22">
        <w:rPr>
          <w:rFonts w:ascii="宋体" w:eastAsia="宋体" w:hAnsi="宋体" w:cs="宋体" w:hint="eastAsia"/>
        </w:rPr>
        <w:t>年</w:t>
      </w:r>
      <w:r w:rsidRPr="00BC5A22">
        <w:rPr>
          <w:rFonts w:hint="eastAsia"/>
        </w:rPr>
        <w:t xml:space="preserve">;Y. Liu </w:t>
      </w:r>
      <w:r w:rsidRPr="00BC5A22">
        <w:rPr>
          <w:rFonts w:ascii="宋体" w:eastAsia="宋体" w:hAnsi="宋体" w:cs="宋体" w:hint="eastAsia"/>
        </w:rPr>
        <w:t>等人，</w:t>
      </w:r>
      <w:r w:rsidRPr="00BC5A22">
        <w:rPr>
          <w:rFonts w:hint="eastAsia"/>
        </w:rPr>
        <w:t xml:space="preserve">2019 </w:t>
      </w:r>
      <w:r w:rsidRPr="00BC5A22">
        <w:rPr>
          <w:rFonts w:ascii="宋体" w:eastAsia="宋体" w:hAnsi="宋体" w:cs="宋体" w:hint="eastAsia"/>
        </w:rPr>
        <w:t>年）。这些模型迭代显着提高了人工智能在处理自然语言处理</w:t>
      </w:r>
      <w:r w:rsidRPr="00BC5A22">
        <w:rPr>
          <w:rFonts w:hint="eastAsia"/>
        </w:rPr>
        <w:t xml:space="preserve"> </w:t>
      </w:r>
      <w:r w:rsidRPr="00BC5A22">
        <w:rPr>
          <w:rFonts w:ascii="宋体" w:eastAsia="宋体" w:hAnsi="宋体" w:cs="宋体" w:hint="eastAsia"/>
        </w:rPr>
        <w:t>（</w:t>
      </w:r>
      <w:r w:rsidRPr="00BC5A22">
        <w:rPr>
          <w:rFonts w:hint="eastAsia"/>
        </w:rPr>
        <w:t>NLP</w:t>
      </w:r>
      <w:r w:rsidRPr="00BC5A22">
        <w:rPr>
          <w:rFonts w:ascii="宋体" w:eastAsia="宋体" w:hAnsi="宋体" w:cs="宋体" w:hint="eastAsia"/>
        </w:rPr>
        <w:t>）</w:t>
      </w:r>
      <w:r w:rsidRPr="00BC5A22">
        <w:rPr>
          <w:rFonts w:hint="eastAsia"/>
        </w:rPr>
        <w:t xml:space="preserve"> </w:t>
      </w:r>
      <w:r w:rsidRPr="00BC5A22">
        <w:rPr>
          <w:rFonts w:ascii="宋体" w:eastAsia="宋体" w:hAnsi="宋体" w:cs="宋体" w:hint="eastAsia"/>
        </w:rPr>
        <w:t>和相关任务方面的性能。回到</w:t>
      </w:r>
      <w:r w:rsidRPr="00BC5A22">
        <w:t xml:space="preserve"> GenAI </w:t>
      </w:r>
      <w:r w:rsidRPr="00BC5A22">
        <w:rPr>
          <w:rFonts w:ascii="宋体" w:eastAsia="宋体" w:hAnsi="宋体" w:cs="宋体" w:hint="eastAsia"/>
        </w:rPr>
        <w:t>设计的语境，</w:t>
      </w:r>
      <w:r w:rsidRPr="00BC5A22">
        <w:t xml:space="preserve">AIGC </w:t>
      </w:r>
      <w:r w:rsidRPr="00BC5A22">
        <w:rPr>
          <w:rFonts w:ascii="宋体" w:eastAsia="宋体" w:hAnsi="宋体" w:cs="宋体" w:hint="eastAsia"/>
        </w:rPr>
        <w:t>系统通常通过语义向量检索与素材库调用来增强生成能力。具体而言，用户的自然语言输入会经由预训练模型（如</w:t>
      </w:r>
      <w:r w:rsidRPr="00BC5A22">
        <w:t xml:space="preserve"> BERT</w:t>
      </w:r>
      <w:r w:rsidRPr="00BC5A22">
        <w:rPr>
          <w:rFonts w:ascii="宋体" w:eastAsia="宋体" w:hAnsi="宋体" w:cs="宋体" w:hint="eastAsia"/>
        </w:rPr>
        <w:t>、</w:t>
      </w:r>
      <w:r w:rsidRPr="00BC5A22">
        <w:t>CLIP</w:t>
      </w:r>
      <w:r w:rsidRPr="00BC5A22">
        <w:rPr>
          <w:rFonts w:ascii="宋体" w:eastAsia="宋体" w:hAnsi="宋体" w:cs="宋体" w:hint="eastAsia"/>
        </w:rPr>
        <w:t>）编码为语义与情绪向量，而设计素材库中的元素（如纹理、配色方案）同样被嵌入至同一向量空间。模型通过计算向量相似度，检索出最契合用户意图的组件，并将其作为扩散或渲染过程中的条件输入或可组合模块。这一机制不仅确保了生成结果与用户指令的匹配性，同时赋予其符号学层面的情绪意义。</w:t>
      </w:r>
    </w:p>
    <w:p w14:paraId="2D0333F9" w14:textId="77777777" w:rsidR="00F36323" w:rsidRDefault="00F36323" w:rsidP="00F36323">
      <w:pPr>
        <w:pStyle w:val="Para"/>
      </w:pPr>
      <w:r w:rsidRPr="00CE2D98">
        <w:rPr>
          <w:rFonts w:ascii="宋体" w:eastAsia="宋体" w:hAnsi="宋体" w:cs="宋体" w:hint="eastAsia"/>
        </w:rPr>
        <w:t>在一个更大尺度的语境下，</w:t>
      </w:r>
      <w:r w:rsidRPr="00CE2D98">
        <w:t>Emotion alignment</w:t>
      </w:r>
      <w:r w:rsidRPr="00FC77CB">
        <w:rPr>
          <w:rFonts w:ascii="宋体" w:eastAsia="宋体" w:hAnsi="宋体" w:cs="宋体" w:hint="eastAsia"/>
          <w:b/>
          <w:bCs/>
        </w:rPr>
        <w:t>在审美心理学、色彩与消费者心理等领域均有其映射。</w:t>
      </w:r>
      <w:r>
        <w:rPr>
          <w:rFonts w:ascii="宋体" w:eastAsia="宋体" w:hAnsi="宋体" w:cs="宋体" w:hint="eastAsia"/>
          <w:lang w:eastAsia="zh-CN"/>
        </w:rPr>
        <w:t>早期审美心理学的一些代表性研究</w:t>
      </w:r>
      <w:r w:rsidRPr="00CE2D98">
        <w:rPr>
          <w:rFonts w:ascii="宋体" w:eastAsia="宋体" w:hAnsi="宋体" w:cs="宋体" w:hint="eastAsia"/>
        </w:rPr>
        <w:t>从生理机制层面提出了色彩等感官信号和情绪反应之间的关系</w:t>
      </w:r>
      <w:r w:rsidRPr="00CE2D98">
        <w:rPr>
          <w:rStyle w:val="ae"/>
          <w:rFonts w:hint="eastAsia"/>
          <w:vertAlign w:val="baseline"/>
        </w:rPr>
        <w:footnoteReference w:id="2"/>
      </w:r>
      <w:r w:rsidRPr="00CE2D98">
        <w:rPr>
          <w:rFonts w:ascii="宋体" w:eastAsia="宋体" w:hAnsi="宋体" w:cs="宋体" w:hint="eastAsia"/>
        </w:rPr>
        <w:t>，并强调了刺激节律、审美体验和个体差异等中介作用</w:t>
      </w:r>
      <w:r>
        <w:rPr>
          <w:rFonts w:hint="eastAsia"/>
        </w:rPr>
        <w:fldChar w:fldCharType="begin"/>
      </w:r>
      <w:r>
        <w:instrText xml:space="preserve"> ADDIN ZOTERO_ITEM CSL_CITATION {"citationID":"Yp1J09AA","properties":{"formattedCitation":"(Allen, 1877; Clay, 1908)","plainCitation":"(Allen, 1877; Clay, 1908)","noteIndex":0},"citationItems":[{"id":6828,"uris":["http://zotero.org/users/10843041/items/REIPKMRP"],"itemData":{"id":6828,"type":"book","abstract":"Book digitized by Google and uploaded to the Internet Archive by user tpb.; Reprint of the 1877 ed. published by H. S. King, London","language":"en","number-of-pages":"303","publisher":"New York : Garland Pub.","source":"Internet Archive","title":"Physiological aesthetics","URL":"http://archive.org/details/physiologicalae00allegoog","author":[{"family":"Allen","given":"Grant"}],"contributor":[{"literal":"Unknown Library"}],"accessed":{"date-parts":[["2025",9,14]]},"issued":{"date-parts":[["1877"]]},"citation-key":"allenPhysiologicalAesthetics1877"}},{"id":6707,"uris":["http://zotero.org/users/10843041/items/LDFN9JW9"],"itemData":{"id":6707,"type":"article-journal","container-title":"Sammelb�nde Der Internationalen Musikgesellschaft","ISSN":"1612-0124","issue":"2","journalAbbreviation":"Sammelb�nde Int. Musikges.","language":"en","note":"publisher: Franz Steiner Verlag","page":"282-290","source":"JSTOR","title":"The origin of the aesthetic emotion","volume":"9","author":[{"family":"Clay","given":"Felix"}],"issued":{"date-parts":[["1908"]]},"citation-key":"clayOriginAestheticEmotion1908"}}],"schema":"https://github.com/citation-style-language/schema/raw/master/csl-citation.json"} </w:instrText>
      </w:r>
      <w:r>
        <w:rPr>
          <w:rFonts w:hint="eastAsia"/>
        </w:rPr>
        <w:fldChar w:fldCharType="separate"/>
      </w:r>
      <w:r w:rsidRPr="00CF1C27">
        <w:t>(Allen, 1877; Clay, 1908)</w:t>
      </w:r>
      <w:r>
        <w:rPr>
          <w:rFonts w:hint="eastAsia"/>
        </w:rPr>
        <w:fldChar w:fldCharType="end"/>
      </w:r>
      <w:r w:rsidRPr="00CE2D98">
        <w:rPr>
          <w:rFonts w:ascii="宋体" w:eastAsia="宋体" w:hAnsi="宋体" w:cs="宋体" w:hint="eastAsia"/>
        </w:rPr>
        <w:t>。</w:t>
      </w:r>
      <w:r w:rsidRPr="00883FD5">
        <w:rPr>
          <w:rFonts w:ascii="宋体" w:eastAsia="宋体" w:hAnsi="宋体" w:cs="宋体" w:hint="eastAsia"/>
        </w:rPr>
        <w:t>进一步的，二十世纪早期的研究强调，审美情感的核心在于外部形式与内部感受之间的契合关系</w:t>
      </w:r>
      <w:r>
        <w:rPr>
          <w:rFonts w:ascii="宋体" w:eastAsia="宋体" w:hAnsi="宋体" w:cs="宋体" w:hint="eastAsia"/>
          <w:lang w:eastAsia="zh-CN"/>
        </w:rPr>
        <w:t>。例如，</w:t>
      </w:r>
      <w:r w:rsidRPr="00883FD5">
        <w:rPr>
          <w:rFonts w:hint="eastAsia"/>
        </w:rPr>
        <w:t xml:space="preserve">Lipps (1903, 1906) </w:t>
      </w:r>
      <w:r>
        <w:rPr>
          <w:rFonts w:ascii="宋体" w:eastAsia="宋体" w:hAnsi="宋体" w:cs="宋体" w:hint="eastAsia"/>
          <w:lang w:eastAsia="zh-CN"/>
        </w:rPr>
        <w:t>认为</w:t>
      </w:r>
      <w:r w:rsidRPr="007A43F2">
        <w:rPr>
          <w:rFonts w:hint="eastAsia"/>
          <w:lang w:eastAsia="zh-CN"/>
        </w:rPr>
        <w:t>“‘</w:t>
      </w:r>
      <w:r w:rsidRPr="007A43F2">
        <w:rPr>
          <w:rFonts w:ascii="宋体" w:eastAsia="宋体" w:hAnsi="宋体" w:cs="宋体" w:hint="eastAsia"/>
          <w:lang w:eastAsia="zh-CN"/>
        </w:rPr>
        <w:t>美</w:t>
      </w:r>
      <w:r w:rsidRPr="007A43F2">
        <w:rPr>
          <w:rFonts w:ascii="Cambria" w:hAnsi="Cambria" w:cs="Cambria"/>
          <w:lang w:eastAsia="zh-CN"/>
        </w:rPr>
        <w:t>’</w:t>
      </w:r>
      <w:r w:rsidRPr="007A43F2">
        <w:rPr>
          <w:rFonts w:ascii="宋体" w:eastAsia="宋体" w:hAnsi="宋体" w:cs="宋体" w:hint="eastAsia"/>
          <w:lang w:eastAsia="zh-CN"/>
        </w:rPr>
        <w:t>基本上应该被理解为</w:t>
      </w:r>
      <w:r w:rsidRPr="007A43F2">
        <w:rPr>
          <w:rFonts w:ascii="Cambria" w:hAnsi="Cambria" w:cs="Cambria"/>
          <w:lang w:eastAsia="zh-CN"/>
        </w:rPr>
        <w:t>‘</w:t>
      </w:r>
      <w:r w:rsidRPr="007A43F2">
        <w:rPr>
          <w:rFonts w:ascii="宋体" w:eastAsia="宋体" w:hAnsi="宋体" w:cs="宋体" w:hint="eastAsia"/>
          <w:lang w:eastAsia="zh-CN"/>
        </w:rPr>
        <w:t>一个对象在我内心产生特定效果的能力的名称</w:t>
      </w:r>
      <w:r w:rsidRPr="007A43F2">
        <w:rPr>
          <w:rFonts w:ascii="Cambria" w:hAnsi="Cambria" w:cs="Cambria"/>
          <w:lang w:eastAsia="zh-CN"/>
        </w:rPr>
        <w:t>’”</w:t>
      </w:r>
      <w:r w:rsidRPr="007A43F2">
        <w:rPr>
          <w:rFonts w:ascii="宋体" w:eastAsia="宋体" w:hAnsi="宋体" w:cs="宋体" w:hint="eastAsia"/>
        </w:rPr>
        <w:t xml:space="preserve"> </w:t>
      </w:r>
      <w:r>
        <w:rPr>
          <w:rStyle w:val="ae"/>
          <w:rFonts w:ascii="宋体" w:eastAsia="宋体" w:hAnsi="宋体" w:cs="宋体" w:hint="eastAsia"/>
        </w:rPr>
        <w:footnoteReference w:id="3"/>
      </w:r>
      <w:r>
        <w:rPr>
          <w:rFonts w:ascii="宋体" w:eastAsia="宋体" w:hAnsi="宋体" w:cs="宋体" w:hint="eastAsia"/>
          <w:lang w:eastAsia="zh-CN"/>
        </w:rPr>
        <w:t>，其</w:t>
      </w:r>
      <w:r w:rsidRPr="00883FD5">
        <w:rPr>
          <w:rFonts w:ascii="宋体" w:eastAsia="宋体" w:hAnsi="宋体" w:cs="宋体" w:hint="eastAsia"/>
        </w:rPr>
        <w:t>提出的</w:t>
      </w:r>
      <w:r w:rsidRPr="00883FD5">
        <w:rPr>
          <w:rFonts w:ascii="Cambria" w:hAnsi="Cambria" w:cs="Cambria"/>
        </w:rPr>
        <w:t>“</w:t>
      </w:r>
      <w:r w:rsidRPr="00883FD5">
        <w:rPr>
          <w:rFonts w:ascii="宋体" w:eastAsia="宋体" w:hAnsi="宋体" w:cs="宋体" w:hint="eastAsia"/>
        </w:rPr>
        <w:t>移情理论</w:t>
      </w:r>
      <w:r w:rsidRPr="00883FD5">
        <w:rPr>
          <w:rFonts w:ascii="Cambria" w:hAnsi="Cambria" w:cs="Cambria"/>
        </w:rPr>
        <w:t>”</w:t>
      </w:r>
      <w:r w:rsidRPr="00883FD5">
        <w:rPr>
          <w:rFonts w:ascii="宋体" w:eastAsia="宋体" w:hAnsi="宋体" w:cs="宋体" w:hint="eastAsia"/>
        </w:rPr>
        <w:t>（</w:t>
      </w:r>
      <w:r w:rsidRPr="00883FD5">
        <w:rPr>
          <w:rFonts w:hint="eastAsia"/>
        </w:rPr>
        <w:t>Einfühlung / empathy theory</w:t>
      </w:r>
      <w:r w:rsidRPr="00883FD5">
        <w:rPr>
          <w:rFonts w:ascii="宋体" w:eastAsia="宋体" w:hAnsi="宋体" w:cs="宋体" w:hint="eastAsia"/>
        </w:rPr>
        <w:t>）</w:t>
      </w:r>
      <w:r>
        <w:rPr>
          <w:rFonts w:ascii="宋体" w:eastAsia="宋体" w:hAnsi="宋体" w:cs="宋体" w:hint="eastAsia"/>
          <w:lang w:eastAsia="zh-CN"/>
        </w:rPr>
        <w:t>强调，</w:t>
      </w:r>
      <w:r w:rsidRPr="00883FD5">
        <w:rPr>
          <w:rFonts w:ascii="宋体" w:eastAsia="宋体" w:hAnsi="宋体" w:cs="宋体" w:hint="eastAsia"/>
        </w:rPr>
        <w:t>个体会将自身的情绪与身体感受投射到外部形式之中，从而在自我与对象之间建立情绪一致性。</w:t>
      </w:r>
      <w:r w:rsidRPr="00883FD5">
        <w:rPr>
          <w:rFonts w:hint="eastAsia"/>
        </w:rPr>
        <w:t xml:space="preserve">Lee </w:t>
      </w:r>
      <w:r w:rsidRPr="00883FD5">
        <w:rPr>
          <w:rFonts w:ascii="宋体" w:eastAsia="宋体" w:hAnsi="宋体" w:cs="宋体" w:hint="eastAsia"/>
        </w:rPr>
        <w:t>和</w:t>
      </w:r>
      <w:r w:rsidRPr="00883FD5">
        <w:rPr>
          <w:rFonts w:hint="eastAsia"/>
        </w:rPr>
        <w:t xml:space="preserve"> Anstruther-Thomson (1912) </w:t>
      </w:r>
      <w:r w:rsidRPr="00883FD5">
        <w:rPr>
          <w:rFonts w:ascii="宋体" w:eastAsia="宋体" w:hAnsi="宋体" w:cs="宋体" w:hint="eastAsia"/>
        </w:rPr>
        <w:t>的</w:t>
      </w:r>
      <w:r w:rsidRPr="00A26B39">
        <w:rPr>
          <w:rFonts w:hint="eastAsia"/>
          <w:i/>
          <w:iCs/>
        </w:rPr>
        <w:t>sympathy theory</w:t>
      </w:r>
      <w:r w:rsidRPr="00883FD5">
        <w:rPr>
          <w:rFonts w:hint="eastAsia"/>
        </w:rPr>
        <w:t xml:space="preserve"> </w:t>
      </w:r>
      <w:r>
        <w:rPr>
          <w:rFonts w:hint="eastAsia"/>
        </w:rPr>
        <w:t>(</w:t>
      </w:r>
      <w:r w:rsidRPr="00883FD5">
        <w:rPr>
          <w:rFonts w:hint="eastAsia"/>
        </w:rPr>
        <w:t>empathy theory of form</w:t>
      </w:r>
      <w:r>
        <w:rPr>
          <w:rFonts w:hint="eastAsia"/>
        </w:rPr>
        <w:t xml:space="preserve">) </w:t>
      </w:r>
      <w:r w:rsidRPr="00883FD5">
        <w:rPr>
          <w:rFonts w:ascii="宋体" w:eastAsia="宋体" w:hAnsi="宋体" w:cs="宋体" w:hint="eastAsia"/>
        </w:rPr>
        <w:t>则进一步指出，诸如线条、色彩和姿态等形式特征能够唤起观者已有的情绪经验，从而产生审美愉悦。</w:t>
      </w:r>
      <w:r w:rsidRPr="00F775AA">
        <w:rPr>
          <w:rFonts w:ascii="宋体" w:eastAsia="宋体" w:hAnsi="宋体" w:cs="宋体" w:hint="eastAsia"/>
        </w:rPr>
        <w:t>这些研究共同揭示了</w:t>
      </w:r>
      <w:r w:rsidRPr="00F775AA">
        <w:rPr>
          <w:rFonts w:ascii="宋体" w:eastAsia="宋体" w:hAnsi="宋体" w:cs="宋体" w:hint="eastAsia"/>
          <w:b/>
          <w:bCs/>
        </w:rPr>
        <w:t>审美体验建立在形式特征与内在情绪框架契合的基础之上</w:t>
      </w:r>
      <w:r>
        <w:rPr>
          <w:rFonts w:ascii="宋体" w:eastAsia="宋体" w:hAnsi="宋体" w:cs="宋体" w:hint="eastAsia"/>
        </w:rPr>
        <w:t>。</w:t>
      </w:r>
    </w:p>
    <w:p w14:paraId="6EEDAA53" w14:textId="77777777" w:rsidR="00F36323" w:rsidRPr="00DA48A3" w:rsidRDefault="00F36323" w:rsidP="00F36323">
      <w:pPr>
        <w:pStyle w:val="Para"/>
      </w:pPr>
      <w:r w:rsidRPr="00DA48A3">
        <w:rPr>
          <w:rFonts w:ascii="宋体" w:eastAsia="宋体" w:hAnsi="宋体" w:cs="宋体" w:hint="eastAsia"/>
        </w:rPr>
        <w:t>在此基础之上，</w:t>
      </w:r>
      <w:r w:rsidRPr="00FC77CB">
        <w:rPr>
          <w:b/>
          <w:bCs/>
        </w:rPr>
        <w:t xml:space="preserve">20 </w:t>
      </w:r>
      <w:r w:rsidRPr="00FC77CB">
        <w:rPr>
          <w:rFonts w:ascii="宋体" w:eastAsia="宋体" w:hAnsi="宋体" w:cs="宋体" w:hint="eastAsia"/>
          <w:b/>
          <w:bCs/>
        </w:rPr>
        <w:t>世纪的实验美学研究进一步尝试以实验范式和量化指标来验证这一</w:t>
      </w:r>
      <w:r w:rsidRPr="00FC77CB">
        <w:rPr>
          <w:b/>
          <w:bCs/>
        </w:rPr>
        <w:t>“</w:t>
      </w:r>
      <w:r w:rsidRPr="00FC77CB">
        <w:rPr>
          <w:rFonts w:ascii="宋体" w:eastAsia="宋体" w:hAnsi="宋体" w:cs="宋体" w:hint="eastAsia"/>
          <w:b/>
          <w:bCs/>
        </w:rPr>
        <w:t>情绪契合</w:t>
      </w:r>
      <w:r w:rsidRPr="00FC77CB">
        <w:rPr>
          <w:b/>
          <w:bCs/>
        </w:rPr>
        <w:t>”</w:t>
      </w:r>
      <w:r w:rsidRPr="00FC77CB">
        <w:rPr>
          <w:rFonts w:ascii="宋体" w:eastAsia="宋体" w:hAnsi="宋体" w:cs="宋体" w:hint="eastAsia"/>
          <w:b/>
          <w:bCs/>
        </w:rPr>
        <w:t>机制。</w:t>
      </w:r>
      <w:proofErr w:type="spellStart"/>
      <w:r w:rsidRPr="00DA48A3">
        <w:t>Berlyne</w:t>
      </w:r>
      <w:proofErr w:type="spellEnd"/>
      <w:r w:rsidRPr="00DA48A3">
        <w:t xml:space="preserve"> (1971, 1974) </w:t>
      </w:r>
      <w:r w:rsidRPr="00DA48A3">
        <w:rPr>
          <w:rFonts w:ascii="宋体" w:eastAsia="宋体" w:hAnsi="宋体" w:cs="宋体" w:hint="eastAsia"/>
        </w:rPr>
        <w:t>提出的</w:t>
      </w:r>
      <w:r w:rsidRPr="00DA48A3">
        <w:t>“</w:t>
      </w:r>
      <w:r w:rsidRPr="00DA48A3">
        <w:rPr>
          <w:rFonts w:ascii="宋体" w:eastAsia="宋体" w:hAnsi="宋体" w:cs="宋体" w:hint="eastAsia"/>
        </w:rPr>
        <w:t>唤醒潜能</w:t>
      </w:r>
      <w:r w:rsidRPr="00DA48A3">
        <w:t>”</w:t>
      </w:r>
      <w:r w:rsidRPr="00DA48A3">
        <w:rPr>
          <w:rFonts w:ascii="宋体" w:eastAsia="宋体" w:hAnsi="宋体" w:cs="宋体" w:hint="eastAsia"/>
        </w:rPr>
        <w:t>理论指出，刺激的复杂性、新奇性和不确定性会通过调节唤醒水平而影响审美快感，通常呈现倒</w:t>
      </w:r>
      <w:r w:rsidRPr="00DA48A3">
        <w:t xml:space="preserve"> U </w:t>
      </w:r>
      <w:r w:rsidRPr="00DA48A3">
        <w:rPr>
          <w:rFonts w:ascii="宋体" w:eastAsia="宋体" w:hAnsi="宋体" w:cs="宋体" w:hint="eastAsia"/>
        </w:rPr>
        <w:t>型关系。后续研究表明，审美体验不仅依赖于感知特征本身，还取决于其与观者既有认知和情绪框架的契合程度（</w:t>
      </w:r>
      <w:r w:rsidRPr="00DA48A3">
        <w:t>Martindale et al., 1990; Silvia, 2005</w:t>
      </w:r>
      <w:r>
        <w:rPr>
          <w:rFonts w:eastAsiaTheme="minorEastAsia" w:hint="eastAsia"/>
        </w:rPr>
        <w:t xml:space="preserve">, </w:t>
      </w:r>
      <w:r w:rsidRPr="00780F38">
        <w:t xml:space="preserve">Thomas Petraschka. </w:t>
      </w:r>
      <w:r w:rsidRPr="00780F38">
        <w:rPr>
          <w:lang w:eastAsia="zh-CN"/>
        </w:rPr>
        <w:t>2023</w:t>
      </w:r>
      <w:r w:rsidRPr="00DA48A3">
        <w:rPr>
          <w:rFonts w:ascii="宋体" w:eastAsia="宋体" w:hAnsi="宋体" w:cs="宋体" w:hint="eastAsia"/>
        </w:rPr>
        <w:t>）。进入认知美学阶段，</w:t>
      </w:r>
      <w:r w:rsidRPr="00DA48A3">
        <w:t xml:space="preserve">Leder </w:t>
      </w:r>
      <w:r w:rsidRPr="00DA48A3">
        <w:rPr>
          <w:rFonts w:ascii="宋体" w:eastAsia="宋体" w:hAnsi="宋体" w:cs="宋体" w:hint="eastAsia"/>
        </w:rPr>
        <w:t>等人</w:t>
      </w:r>
      <w:r w:rsidRPr="00DA48A3">
        <w:t xml:space="preserve"> (2004) </w:t>
      </w:r>
      <w:r w:rsidRPr="00DA48A3">
        <w:rPr>
          <w:rFonts w:ascii="宋体" w:eastAsia="宋体" w:hAnsi="宋体" w:cs="宋体" w:hint="eastAsia"/>
        </w:rPr>
        <w:t>的美学加工模型更系统地揭示了这一过程，将审美体验拆解为感知分析、隐含意义建构、情绪唤起和元认知评估等多个阶段，强调在各个层面上外部刺激与内部情绪框架的匹配。</w:t>
      </w:r>
    </w:p>
    <w:p w14:paraId="2EAC2E4F" w14:textId="77777777" w:rsidR="00F36323" w:rsidRPr="00DA48A3" w:rsidRDefault="00F36323" w:rsidP="00F36323">
      <w:pPr>
        <w:pStyle w:val="Para"/>
        <w:rPr>
          <w:lang w:eastAsia="zh-CN"/>
        </w:rPr>
      </w:pPr>
      <w:r w:rsidRPr="00DA48A3">
        <w:rPr>
          <w:rFonts w:ascii="宋体" w:eastAsia="宋体" w:hAnsi="宋体" w:cs="宋体" w:hint="eastAsia"/>
          <w:lang w:eastAsia="zh-CN"/>
        </w:rPr>
        <w:t>这种对</w:t>
      </w:r>
      <w:r w:rsidRPr="00DA48A3">
        <w:rPr>
          <w:lang w:eastAsia="zh-CN"/>
        </w:rPr>
        <w:t>“</w:t>
      </w:r>
      <w:r w:rsidRPr="00DA48A3">
        <w:rPr>
          <w:rFonts w:ascii="宋体" w:eastAsia="宋体" w:hAnsi="宋体" w:cs="宋体" w:hint="eastAsia"/>
          <w:lang w:eastAsia="zh-CN"/>
        </w:rPr>
        <w:t>契合</w:t>
      </w:r>
      <w:r w:rsidRPr="00DA48A3">
        <w:rPr>
          <w:lang w:eastAsia="zh-CN"/>
        </w:rPr>
        <w:t>”</w:t>
      </w:r>
      <w:r>
        <w:rPr>
          <w:rFonts w:ascii="宋体" w:eastAsia="宋体" w:hAnsi="宋体" w:cs="宋体" w:hint="eastAsia"/>
          <w:lang w:eastAsia="zh-CN"/>
        </w:rPr>
        <w:t>过程和审美心理的原理性认识</w:t>
      </w:r>
      <w:r w:rsidRPr="00DA48A3">
        <w:rPr>
          <w:rFonts w:ascii="宋体" w:eastAsia="宋体" w:hAnsi="宋体" w:cs="宋体" w:hint="eastAsia"/>
          <w:lang w:eastAsia="zh-CN"/>
        </w:rPr>
        <w:t>，</w:t>
      </w:r>
      <w:r>
        <w:rPr>
          <w:rFonts w:ascii="宋体" w:eastAsia="宋体" w:hAnsi="宋体" w:cs="宋体" w:hint="eastAsia"/>
          <w:lang w:eastAsia="zh-CN"/>
        </w:rPr>
        <w:t>之后延伸到被</w:t>
      </w:r>
      <w:r w:rsidRPr="00DA48A3">
        <w:rPr>
          <w:rFonts w:ascii="宋体" w:eastAsia="宋体" w:hAnsi="宋体" w:cs="宋体" w:hint="eastAsia"/>
          <w:lang w:eastAsia="zh-CN"/>
        </w:rPr>
        <w:t>到</w:t>
      </w:r>
      <w:r w:rsidRPr="00DA48A3">
        <w:rPr>
          <w:rFonts w:ascii="宋体" w:eastAsia="宋体" w:hAnsi="宋体" w:cs="宋体" w:hint="eastAsia"/>
          <w:b/>
          <w:bCs/>
          <w:lang w:eastAsia="zh-CN"/>
        </w:rPr>
        <w:t>消费心理与包装研究</w:t>
      </w:r>
      <w:r w:rsidRPr="00DA48A3">
        <w:rPr>
          <w:rFonts w:ascii="宋体" w:eastAsia="宋体" w:hAnsi="宋体" w:cs="宋体" w:hint="eastAsia"/>
          <w:lang w:eastAsia="zh-CN"/>
        </w:rPr>
        <w:t>领域。特别是在色彩与视觉设计中，大量实证研究表明，包装的色彩与形态能激发稳定的情绪联想，并通过与消费者预期的契合来提升产品评价、感知质量与购买意图（</w:t>
      </w:r>
      <w:r w:rsidRPr="00DA48A3">
        <w:rPr>
          <w:lang w:eastAsia="zh-CN"/>
        </w:rPr>
        <w:t>Hemphill, 1996; Reimann et al., 2010; Chitturi et al., 2007, 2022; Su &amp; Wang, 2024</w:t>
      </w:r>
      <w:r w:rsidRPr="00DA48A3">
        <w:rPr>
          <w:rFonts w:ascii="宋体" w:eastAsia="宋体" w:hAnsi="宋体" w:cs="宋体" w:hint="eastAsia"/>
          <w:lang w:eastAsia="zh-CN"/>
        </w:rPr>
        <w:t>）。</w:t>
      </w:r>
    </w:p>
    <w:p w14:paraId="1E7965CB" w14:textId="77777777" w:rsidR="00F36323" w:rsidRDefault="00F36323" w:rsidP="00F36323">
      <w:pPr>
        <w:pStyle w:val="Para"/>
        <w:rPr>
          <w:lang w:eastAsia="zh-CN"/>
        </w:rPr>
      </w:pPr>
      <w:r w:rsidRPr="00FC77CB">
        <w:rPr>
          <w:rFonts w:ascii="宋体" w:eastAsia="宋体" w:hAnsi="宋体" w:cs="宋体" w:hint="eastAsia"/>
          <w:b/>
          <w:bCs/>
          <w:lang w:eastAsia="zh-CN"/>
        </w:rPr>
        <w:t>类似的概念常被引入到设计学研究中</w:t>
      </w:r>
      <w:r w:rsidRPr="00FC77CB">
        <w:rPr>
          <w:rFonts w:ascii="宋体" w:eastAsia="宋体" w:hAnsi="宋体" w:cs="宋体" w:hint="eastAsia"/>
          <w:b/>
          <w:bCs/>
        </w:rPr>
        <w:t>，</w:t>
      </w:r>
      <w:r>
        <w:rPr>
          <w:rFonts w:ascii="宋体" w:eastAsia="宋体" w:hAnsi="宋体" w:cs="宋体" w:hint="eastAsia"/>
          <w:lang w:eastAsia="zh-CN"/>
        </w:rPr>
        <w:t>具体表现为</w:t>
      </w:r>
      <w:r w:rsidRPr="00DA48A3">
        <w:rPr>
          <w:rFonts w:ascii="宋体" w:eastAsia="宋体" w:hAnsi="宋体" w:cs="宋体" w:hint="eastAsia"/>
        </w:rPr>
        <w:t>设计成果在情绪表达层面与用户的心理状态、需求和语境保持一致</w:t>
      </w:r>
      <w:r>
        <w:rPr>
          <w:rFonts w:hint="eastAsia"/>
          <w:lang w:eastAsia="zh-CN"/>
        </w:rPr>
        <w:t xml:space="preserve"> (</w:t>
      </w:r>
      <w:r w:rsidRPr="007C30E5">
        <w:rPr>
          <w:lang w:eastAsia="zh-CN"/>
        </w:rPr>
        <w:t>Desmet, P., &amp; Hekkert, P.</w:t>
      </w:r>
      <w:r>
        <w:rPr>
          <w:rFonts w:hint="eastAsia"/>
          <w:lang w:eastAsia="zh-CN"/>
        </w:rPr>
        <w:t>,</w:t>
      </w:r>
      <w:r w:rsidRPr="007C30E5">
        <w:rPr>
          <w:lang w:eastAsia="zh-CN"/>
        </w:rPr>
        <w:t>2007</w:t>
      </w:r>
      <w:r>
        <w:rPr>
          <w:rFonts w:hint="eastAsia"/>
          <w:lang w:eastAsia="zh-CN"/>
        </w:rPr>
        <w:t>,</w:t>
      </w:r>
      <w:r w:rsidRPr="007C30E5">
        <w:rPr>
          <w:rFonts w:asciiTheme="minorHAnsi" w:eastAsiaTheme="minorEastAsia" w:hAnsiTheme="minorHAnsi" w:cstheme="minorBidi"/>
          <w:sz w:val="22"/>
          <w:szCs w:val="22"/>
          <w:lang w:eastAsia="zh-CN"/>
        </w:rPr>
        <w:t xml:space="preserve"> </w:t>
      </w:r>
      <w:r w:rsidRPr="007C30E5">
        <w:rPr>
          <w:lang w:eastAsia="zh-CN"/>
        </w:rPr>
        <w:t>Jordan, P. W.</w:t>
      </w:r>
      <w:r>
        <w:rPr>
          <w:rFonts w:hint="eastAsia"/>
          <w:lang w:eastAsia="zh-CN"/>
        </w:rPr>
        <w:t>,</w:t>
      </w:r>
      <w:r w:rsidRPr="007C30E5">
        <w:rPr>
          <w:lang w:eastAsia="zh-CN"/>
        </w:rPr>
        <w:t>2000</w:t>
      </w:r>
      <w:r>
        <w:rPr>
          <w:rFonts w:hint="eastAsia"/>
          <w:lang w:eastAsia="zh-CN"/>
        </w:rPr>
        <w:t>)</w:t>
      </w:r>
      <w:r w:rsidRPr="00DA48A3">
        <w:rPr>
          <w:rFonts w:ascii="宋体" w:eastAsia="宋体" w:hAnsi="宋体" w:cs="宋体" w:hint="eastAsia"/>
        </w:rPr>
        <w:t>。设计研究长期强调，产品与界面不仅承担功能任务，也传递情绪与意义（</w:t>
      </w:r>
      <w:r w:rsidRPr="00DA48A3">
        <w:rPr>
          <w:rFonts w:hint="eastAsia"/>
        </w:rPr>
        <w:t>Norman, 2004</w:t>
      </w:r>
      <w:r w:rsidRPr="00DA48A3">
        <w:rPr>
          <w:rFonts w:ascii="宋体" w:eastAsia="宋体" w:hAnsi="宋体" w:cs="宋体" w:hint="eastAsia"/>
        </w:rPr>
        <w:t>）。因此，评估设计优劣时，除了功能性与可用性，设计</w:t>
      </w:r>
      <w:r w:rsidRPr="00DA48A3">
        <w:rPr>
          <w:rFonts w:ascii="宋体" w:eastAsia="宋体" w:hAnsi="宋体" w:cs="宋体" w:hint="eastAsia"/>
        </w:rPr>
        <w:lastRenderedPageBreak/>
        <w:t>是否能够在情绪层面与用户形成一致，逐渐成为核心维度之一（</w:t>
      </w:r>
      <w:r w:rsidRPr="00DA48A3">
        <w:rPr>
          <w:rFonts w:hint="eastAsia"/>
        </w:rPr>
        <w:t>Desmet &amp; Hekkert, 2007</w:t>
      </w:r>
      <w:r w:rsidRPr="00DA48A3">
        <w:rPr>
          <w:rFonts w:ascii="宋体" w:eastAsia="宋体" w:hAnsi="宋体" w:cs="宋体" w:hint="eastAsia"/>
        </w:rPr>
        <w:t>）。</w:t>
      </w:r>
      <w:r>
        <w:rPr>
          <w:rFonts w:ascii="宋体" w:eastAsia="宋体" w:hAnsi="宋体" w:cs="宋体" w:hint="eastAsia"/>
        </w:rPr>
        <w:t>体验设计的观点为这些目标赋予了框架</w:t>
      </w:r>
      <w:r w:rsidRPr="00DA48A3">
        <w:rPr>
          <w:rFonts w:ascii="宋体" w:eastAsia="宋体" w:hAnsi="宋体" w:cs="宋体" w:hint="eastAsia"/>
        </w:rPr>
        <w:t>：</w:t>
      </w:r>
      <w:r w:rsidRPr="00DA48A3">
        <w:rPr>
          <w:rFonts w:hint="eastAsia"/>
        </w:rPr>
        <w:t xml:space="preserve">Hassenzahl (2010) </w:t>
      </w:r>
      <w:r w:rsidRPr="00DA48A3">
        <w:rPr>
          <w:rFonts w:ascii="宋体" w:eastAsia="宋体" w:hAnsi="宋体" w:cs="宋体" w:hint="eastAsia"/>
        </w:rPr>
        <w:t>指出，用户体验不仅包括</w:t>
      </w:r>
      <w:r w:rsidRPr="00DA48A3">
        <w:rPr>
          <w:rFonts w:ascii="Cambria" w:hAnsi="Cambria" w:cs="Cambria"/>
        </w:rPr>
        <w:t>“</w:t>
      </w:r>
      <w:r w:rsidRPr="00DA48A3">
        <w:rPr>
          <w:rFonts w:ascii="宋体" w:eastAsia="宋体" w:hAnsi="宋体" w:cs="宋体" w:hint="eastAsia"/>
        </w:rPr>
        <w:t>实用性</w:t>
      </w:r>
      <w:r w:rsidRPr="00DA48A3">
        <w:rPr>
          <w:rFonts w:ascii="Cambria" w:hAnsi="Cambria" w:cs="Cambria"/>
        </w:rPr>
        <w:t>”</w:t>
      </w:r>
      <w:r w:rsidRPr="00DA48A3">
        <w:rPr>
          <w:rFonts w:ascii="宋体" w:eastAsia="宋体" w:hAnsi="宋体" w:cs="宋体" w:hint="eastAsia"/>
        </w:rPr>
        <w:t>（</w:t>
      </w:r>
      <w:r w:rsidRPr="00DA48A3">
        <w:rPr>
          <w:rFonts w:hint="eastAsia"/>
        </w:rPr>
        <w:t>pragmatic quality</w:t>
      </w:r>
      <w:r w:rsidRPr="00DA48A3">
        <w:rPr>
          <w:rFonts w:ascii="宋体" w:eastAsia="宋体" w:hAnsi="宋体" w:cs="宋体" w:hint="eastAsia"/>
        </w:rPr>
        <w:t>），更包括</w:t>
      </w:r>
      <w:r w:rsidRPr="00DA48A3">
        <w:rPr>
          <w:rFonts w:ascii="Cambria" w:hAnsi="Cambria" w:cs="Cambria"/>
        </w:rPr>
        <w:t>“</w:t>
      </w:r>
      <w:r w:rsidRPr="00DA48A3">
        <w:rPr>
          <w:rFonts w:ascii="宋体" w:eastAsia="宋体" w:hAnsi="宋体" w:cs="宋体" w:hint="eastAsia"/>
        </w:rPr>
        <w:t>享乐性</w:t>
      </w:r>
      <w:r w:rsidRPr="00DA48A3">
        <w:rPr>
          <w:rFonts w:ascii="Cambria" w:hAnsi="Cambria" w:cs="Cambria"/>
        </w:rPr>
        <w:t>”</w:t>
      </w:r>
      <w:r w:rsidRPr="00DA48A3">
        <w:rPr>
          <w:rFonts w:ascii="宋体" w:eastAsia="宋体" w:hAnsi="宋体" w:cs="宋体" w:hint="eastAsia"/>
        </w:rPr>
        <w:t>（</w:t>
      </w:r>
      <w:r w:rsidRPr="00DA48A3">
        <w:rPr>
          <w:rFonts w:hint="eastAsia"/>
        </w:rPr>
        <w:t>hedonic quality</w:t>
      </w:r>
      <w:r w:rsidRPr="00DA48A3">
        <w:rPr>
          <w:rFonts w:ascii="宋体" w:eastAsia="宋体" w:hAnsi="宋体" w:cs="宋体" w:hint="eastAsia"/>
        </w:rPr>
        <w:t>），而后者往往取决于设计与用户情绪预期的契合程度。当设计元素在色彩、形态、交互反馈等方面能够与用户的心理状态和使用场景保持一致时，用户更容易产生被理解和共鸣的体验，从而提升信任与满意度。相反，若设计传递的情绪与用户语境相冲突，则可能造成情绪不一致（</w:t>
      </w:r>
      <w:r w:rsidRPr="00DA48A3">
        <w:rPr>
          <w:rFonts w:hint="eastAsia"/>
        </w:rPr>
        <w:t>emotional incongruence</w:t>
      </w:r>
      <w:r w:rsidRPr="00DA48A3">
        <w:rPr>
          <w:rFonts w:ascii="宋体" w:eastAsia="宋体" w:hAnsi="宋体" w:cs="宋体" w:hint="eastAsia"/>
        </w:rPr>
        <w:t>），削弱整体体验甚至引发抵触。</w:t>
      </w:r>
    </w:p>
    <w:p w14:paraId="3242CF19" w14:textId="77777777" w:rsidR="00F36323" w:rsidRDefault="00F36323" w:rsidP="00F36323">
      <w:pPr>
        <w:pStyle w:val="Para"/>
        <w:rPr>
          <w:rFonts w:ascii="宋体" w:eastAsia="宋体" w:hAnsi="宋体" w:cs="宋体" w:hint="eastAsia"/>
          <w:lang w:eastAsia="zh-CN"/>
        </w:rPr>
      </w:pPr>
      <w:r w:rsidRPr="007F3530">
        <w:rPr>
          <w:rFonts w:ascii="宋体" w:eastAsia="宋体" w:hAnsi="宋体" w:cs="宋体" w:hint="eastAsia"/>
        </w:rPr>
        <w:t>在</w:t>
      </w:r>
      <w:r w:rsidRPr="007F3530">
        <w:rPr>
          <w:rFonts w:hint="eastAsia"/>
        </w:rPr>
        <w:t xml:space="preserve"> GenAI </w:t>
      </w:r>
      <w:r w:rsidRPr="007F3530">
        <w:rPr>
          <w:rFonts w:ascii="宋体" w:eastAsia="宋体" w:hAnsi="宋体" w:cs="宋体" w:hint="eastAsia"/>
        </w:rPr>
        <w:t>设计应用迅速扩展的当下，新的用户问题与设计范式不断涌现，传统关于情绪契合的单一理论难以全面解释生成式设计所面临的复杂情境。</w:t>
      </w:r>
      <w:r w:rsidRPr="00FC77CB">
        <w:rPr>
          <w:rFonts w:ascii="宋体" w:eastAsia="宋体" w:hAnsi="宋体" w:cs="宋体" w:hint="eastAsia"/>
        </w:rPr>
        <w:t>因此，本文中的</w:t>
      </w:r>
      <w:r w:rsidRPr="00FC77CB">
        <w:rPr>
          <w:rFonts w:hint="eastAsia"/>
        </w:rPr>
        <w:t xml:space="preserve"> Emotion alignment </w:t>
      </w:r>
      <w:r w:rsidRPr="00FC77CB">
        <w:rPr>
          <w:rFonts w:ascii="宋体" w:eastAsia="宋体" w:hAnsi="宋体" w:cs="宋体" w:hint="eastAsia"/>
        </w:rPr>
        <w:t>被界定为一个复合性概念</w:t>
      </w:r>
      <w:r>
        <w:rPr>
          <w:rFonts w:ascii="宋体" w:eastAsia="宋体" w:hAnsi="宋体" w:cs="宋体" w:hint="eastAsia"/>
        </w:rPr>
        <w:t>（见</w:t>
      </w:r>
      <w:r>
        <w:rPr>
          <w:rFonts w:ascii="宋体" w:eastAsia="宋体" w:hAnsi="宋体" w:cs="宋体" w:hint="eastAsia"/>
          <w:lang w:eastAsia="zh-CN"/>
        </w:rPr>
        <w:fldChar w:fldCharType="begin"/>
      </w:r>
      <w:r>
        <w:rPr>
          <w:rFonts w:ascii="宋体" w:eastAsia="宋体" w:hAnsi="宋体" w:cs="宋体" w:hint="eastAsia"/>
        </w:rPr>
        <w:instrText xml:space="preserve"> REF _Ref209057233 \h </w:instrText>
      </w:r>
      <w:r>
        <w:rPr>
          <w:rFonts w:ascii="宋体" w:eastAsia="宋体" w:hAnsi="宋体" w:cs="宋体" w:hint="eastAsia"/>
          <w:lang w:eastAsia="zh-CN"/>
        </w:rPr>
      </w:r>
      <w:r>
        <w:rPr>
          <w:rFonts w:ascii="宋体" w:eastAsia="宋体" w:hAnsi="宋体" w:cs="宋体" w:hint="eastAsia"/>
          <w:lang w:eastAsia="zh-CN"/>
        </w:rPr>
        <w:fldChar w:fldCharType="separate"/>
      </w:r>
      <w:r>
        <w:rPr>
          <w:rFonts w:hint="eastAsia"/>
        </w:rPr>
        <w:t xml:space="preserve">Table </w:t>
      </w:r>
      <w:r>
        <w:rPr>
          <w:noProof/>
        </w:rPr>
        <w:t>1</w:t>
      </w:r>
      <w:r>
        <w:rPr>
          <w:rFonts w:ascii="宋体" w:eastAsia="宋体" w:hAnsi="宋体" w:cs="宋体" w:hint="eastAsia"/>
          <w:lang w:eastAsia="zh-CN"/>
        </w:rPr>
        <w:fldChar w:fldCharType="end"/>
      </w:r>
      <w:r>
        <w:rPr>
          <w:rFonts w:ascii="宋体" w:eastAsia="宋体" w:hAnsi="宋体" w:cs="宋体" w:hint="eastAsia"/>
        </w:rPr>
        <w:t>）</w:t>
      </w:r>
      <w:r w:rsidRPr="00FC77CB">
        <w:rPr>
          <w:rFonts w:ascii="宋体" w:eastAsia="宋体" w:hAnsi="宋体" w:cs="宋体" w:hint="eastAsia"/>
        </w:rPr>
        <w:t>。它不仅涉及技术层面的对齐</w:t>
      </w:r>
      <w:r w:rsidRPr="00FC77CB">
        <w:rPr>
          <w:rFonts w:ascii="Cambria" w:hAnsi="Cambria" w:cs="Cambria"/>
        </w:rPr>
        <w:t>——</w:t>
      </w:r>
      <w:r w:rsidRPr="00FC77CB">
        <w:rPr>
          <w:rFonts w:ascii="宋体" w:eastAsia="宋体" w:hAnsi="宋体" w:cs="宋体" w:hint="eastAsia"/>
        </w:rPr>
        <w:t>如语义向量与情绪向量的映射、生成策略与素材库的匹配，还包含审美心理学中关于</w:t>
      </w:r>
      <w:r w:rsidRPr="00FC77CB">
        <w:rPr>
          <w:rFonts w:ascii="Cambria" w:hAnsi="Cambria" w:cs="Cambria"/>
        </w:rPr>
        <w:t>“</w:t>
      </w:r>
      <w:r w:rsidRPr="00FC77CB">
        <w:rPr>
          <w:rFonts w:ascii="宋体" w:eastAsia="宋体" w:hAnsi="宋体" w:cs="宋体" w:hint="eastAsia"/>
        </w:rPr>
        <w:t>形式与情绪框架契合</w:t>
      </w:r>
      <w:r w:rsidRPr="00FC77CB">
        <w:rPr>
          <w:rFonts w:ascii="Cambria" w:hAnsi="Cambria" w:cs="Cambria"/>
        </w:rPr>
        <w:t>”</w:t>
      </w:r>
      <w:r w:rsidRPr="00FC77CB">
        <w:rPr>
          <w:rFonts w:ascii="宋体" w:eastAsia="宋体" w:hAnsi="宋体" w:cs="宋体" w:hint="eastAsia"/>
        </w:rPr>
        <w:t>的机制、消费心理学中关于</w:t>
      </w:r>
      <w:r w:rsidRPr="00FC77CB">
        <w:rPr>
          <w:rFonts w:ascii="Cambria" w:hAnsi="Cambria" w:cs="Cambria"/>
        </w:rPr>
        <w:t>“</w:t>
      </w:r>
      <w:r w:rsidRPr="00FC77CB">
        <w:rPr>
          <w:rFonts w:ascii="宋体" w:eastAsia="宋体" w:hAnsi="宋体" w:cs="宋体" w:hint="eastAsia"/>
        </w:rPr>
        <w:t>色彩与情绪联想</w:t>
      </w:r>
      <w:r w:rsidRPr="00FC77CB">
        <w:rPr>
          <w:rFonts w:ascii="Cambria" w:hAnsi="Cambria" w:cs="Cambria"/>
        </w:rPr>
        <w:t>”</w:t>
      </w:r>
      <w:r w:rsidRPr="00FC77CB">
        <w:rPr>
          <w:rFonts w:ascii="宋体" w:eastAsia="宋体" w:hAnsi="宋体" w:cs="宋体" w:hint="eastAsia"/>
        </w:rPr>
        <w:t>的规律，以及设计研究中对</w:t>
      </w:r>
      <w:r w:rsidRPr="00FC77CB">
        <w:rPr>
          <w:rFonts w:ascii="Cambria" w:hAnsi="Cambria" w:cs="Cambria"/>
        </w:rPr>
        <w:t>“</w:t>
      </w:r>
      <w:r w:rsidRPr="00FC77CB">
        <w:rPr>
          <w:rFonts w:hint="eastAsia"/>
        </w:rPr>
        <w:t>emotional congruence</w:t>
      </w:r>
      <w:r w:rsidRPr="00FC77CB">
        <w:rPr>
          <w:rFonts w:hint="eastAsia"/>
        </w:rPr>
        <w:t>”</w:t>
      </w:r>
      <w:r w:rsidRPr="00FC77CB">
        <w:rPr>
          <w:rFonts w:ascii="宋体" w:eastAsia="宋体" w:hAnsi="宋体" w:cs="宋体" w:hint="eastAsia"/>
        </w:rPr>
        <w:t>的实践性探索。换言之，</w:t>
      </w:r>
      <w:r w:rsidRPr="00FC77CB">
        <w:rPr>
          <w:rFonts w:hint="eastAsia"/>
        </w:rPr>
        <w:t xml:space="preserve">Emotion alignment </w:t>
      </w:r>
      <w:r w:rsidRPr="00FC77CB">
        <w:rPr>
          <w:rFonts w:ascii="宋体" w:eastAsia="宋体" w:hAnsi="宋体" w:cs="宋体" w:hint="eastAsia"/>
        </w:rPr>
        <w:t>在本文范围内指向一个跨学科的综合过程：</w:t>
      </w:r>
      <w:r w:rsidRPr="00F449DE">
        <w:rPr>
          <w:rFonts w:ascii="宋体" w:eastAsia="宋体" w:hAnsi="宋体" w:cs="宋体" w:hint="eastAsia"/>
          <w:b/>
          <w:bCs/>
        </w:rPr>
        <w:t>它要求生成式</w:t>
      </w:r>
      <w:r w:rsidRPr="00F449DE">
        <w:rPr>
          <w:rFonts w:hint="eastAsia"/>
          <w:b/>
          <w:bCs/>
        </w:rPr>
        <w:t xml:space="preserve"> AI </w:t>
      </w:r>
      <w:r w:rsidRPr="00F449DE">
        <w:rPr>
          <w:rFonts w:ascii="宋体" w:eastAsia="宋体" w:hAnsi="宋体" w:cs="宋体" w:hint="eastAsia"/>
          <w:b/>
          <w:bCs/>
        </w:rPr>
        <w:t>在</w:t>
      </w:r>
      <w:r w:rsidRPr="00F449DE">
        <w:rPr>
          <w:rFonts w:hint="eastAsia"/>
          <w:b/>
          <w:bCs/>
        </w:rPr>
        <w:t xml:space="preserve"> </w:t>
      </w:r>
      <w:r w:rsidRPr="00F449DE">
        <w:rPr>
          <w:rFonts w:ascii="宋体" w:eastAsia="宋体" w:hAnsi="宋体" w:cs="宋体" w:hint="eastAsia"/>
          <w:b/>
          <w:bCs/>
        </w:rPr>
        <w:t>用户意图理解</w:t>
      </w:r>
      <w:r w:rsidRPr="00F449DE">
        <w:rPr>
          <w:rFonts w:ascii="Cambria" w:hAnsi="Cambria" w:cs="Cambria"/>
          <w:b/>
          <w:bCs/>
        </w:rPr>
        <w:t>—</w:t>
      </w:r>
      <w:r w:rsidRPr="00F449DE">
        <w:rPr>
          <w:rFonts w:ascii="宋体" w:eastAsia="宋体" w:hAnsi="宋体" w:cs="宋体" w:hint="eastAsia"/>
          <w:b/>
          <w:bCs/>
        </w:rPr>
        <w:t>生产策略制定</w:t>
      </w:r>
      <w:r w:rsidRPr="00F449DE">
        <w:rPr>
          <w:rFonts w:ascii="Cambria" w:hAnsi="Cambria" w:cs="Cambria"/>
          <w:b/>
          <w:bCs/>
        </w:rPr>
        <w:t>—</w:t>
      </w:r>
      <w:r w:rsidRPr="00F449DE">
        <w:rPr>
          <w:rFonts w:ascii="宋体" w:eastAsia="宋体" w:hAnsi="宋体" w:cs="宋体" w:hint="eastAsia"/>
          <w:b/>
          <w:bCs/>
        </w:rPr>
        <w:t>成果情绪体验</w:t>
      </w:r>
      <w:r w:rsidRPr="00F449DE">
        <w:rPr>
          <w:rFonts w:hint="eastAsia"/>
          <w:b/>
          <w:bCs/>
        </w:rPr>
        <w:t xml:space="preserve"> </w:t>
      </w:r>
      <w:r w:rsidRPr="00F449DE">
        <w:rPr>
          <w:rFonts w:ascii="宋体" w:eastAsia="宋体" w:hAnsi="宋体" w:cs="宋体" w:hint="eastAsia"/>
          <w:b/>
          <w:bCs/>
        </w:rPr>
        <w:t>的全链路中，实现与用户情绪预期的动态契合</w:t>
      </w:r>
      <w:r w:rsidRPr="00FC77CB">
        <w:rPr>
          <w:rFonts w:ascii="宋体" w:eastAsia="宋体" w:hAnsi="宋体" w:cs="宋体" w:hint="eastAsia"/>
        </w:rPr>
        <w:t>。</w:t>
      </w:r>
    </w:p>
    <w:p w14:paraId="7237F666" w14:textId="441F705B" w:rsidR="00A436E6" w:rsidRPr="00F36323" w:rsidRDefault="00A436E6" w:rsidP="00A436E6">
      <w:pPr>
        <w:pStyle w:val="TableCaption"/>
      </w:pPr>
      <w:r w:rsidRPr="00F36323">
        <w:rPr>
          <w:rFonts w:hint="eastAsia"/>
        </w:rPr>
        <w:t xml:space="preserve">Table </w:t>
      </w:r>
      <w:r w:rsidRPr="00F36323">
        <w:rPr>
          <w:rFonts w:hint="eastAsia"/>
        </w:rPr>
        <w:fldChar w:fldCharType="begin"/>
      </w:r>
      <w:r w:rsidRPr="00F36323">
        <w:rPr>
          <w:rFonts w:hint="eastAsia"/>
        </w:rPr>
        <w:instrText xml:space="preserve"> SEQ Table \* ARABIC </w:instrText>
      </w:r>
      <w:r w:rsidRPr="00F36323">
        <w:rPr>
          <w:rFonts w:hint="eastAsia"/>
        </w:rPr>
        <w:fldChar w:fldCharType="separate"/>
      </w:r>
      <w:r w:rsidR="007D45CB">
        <w:rPr>
          <w:noProof/>
        </w:rPr>
        <w:t>4</w:t>
      </w:r>
      <w:r w:rsidRPr="00F36323">
        <w:rPr>
          <w:rFonts w:hint="eastAsia"/>
        </w:rPr>
        <w:fldChar w:fldCharType="end"/>
      </w:r>
      <w:r w:rsidRPr="00F36323">
        <w:rPr>
          <w:rFonts w:hint="eastAsia"/>
        </w:rPr>
        <w:t xml:space="preserve"> </w:t>
      </w:r>
      <w:r w:rsidRPr="00F36323">
        <w:t>Literature overview of Emotion Alignment</w:t>
      </w:r>
    </w:p>
    <w:tbl>
      <w:tblPr>
        <w:tblStyle w:val="15075"/>
        <w:tblW w:w="0" w:type="auto"/>
        <w:tblLook w:val="04E0" w:firstRow="1" w:lastRow="1" w:firstColumn="1" w:lastColumn="0" w:noHBand="0" w:noVBand="1"/>
      </w:tblPr>
      <w:tblGrid>
        <w:gridCol w:w="1701"/>
        <w:gridCol w:w="3261"/>
        <w:gridCol w:w="3344"/>
      </w:tblGrid>
      <w:tr w:rsidR="00A436E6" w:rsidRPr="00187420" w14:paraId="6353F22D" w14:textId="77777777" w:rsidTr="00D23470">
        <w:trPr>
          <w:cnfStyle w:val="100000000000" w:firstRow="1" w:lastRow="0" w:firstColumn="0" w:lastColumn="0" w:oddVBand="0" w:evenVBand="0" w:oddHBand="0" w:evenHBand="0" w:firstRowFirstColumn="0" w:firstRowLastColumn="0" w:lastRowFirstColumn="0" w:lastRowLastColumn="0"/>
        </w:trPr>
        <w:tc>
          <w:tcPr>
            <w:tcW w:w="1701" w:type="dxa"/>
            <w:hideMark/>
          </w:tcPr>
          <w:p w14:paraId="67F4ABAE" w14:textId="77777777" w:rsidR="00A436E6" w:rsidRPr="00187420" w:rsidRDefault="00A436E6" w:rsidP="00D23470">
            <w:pPr>
              <w:pStyle w:val="TableCell"/>
            </w:pPr>
            <w:r w:rsidRPr="00187420">
              <w:t>Category</w:t>
            </w:r>
          </w:p>
        </w:tc>
        <w:tc>
          <w:tcPr>
            <w:tcW w:w="3261" w:type="dxa"/>
            <w:hideMark/>
          </w:tcPr>
          <w:p w14:paraId="306B1019" w14:textId="77777777" w:rsidR="00A436E6" w:rsidRPr="00187420" w:rsidRDefault="00A436E6" w:rsidP="00D23470">
            <w:pPr>
              <w:pStyle w:val="TableCell"/>
            </w:pPr>
            <w:r w:rsidRPr="00187420">
              <w:t>Representative Studies &amp; Models</w:t>
            </w:r>
          </w:p>
        </w:tc>
        <w:tc>
          <w:tcPr>
            <w:tcW w:w="3344" w:type="dxa"/>
            <w:hideMark/>
          </w:tcPr>
          <w:p w14:paraId="1655596A" w14:textId="77777777" w:rsidR="00A436E6" w:rsidRPr="00187420" w:rsidRDefault="00A436E6" w:rsidP="00D23470">
            <w:pPr>
              <w:pStyle w:val="TableCell"/>
            </w:pPr>
            <w:r w:rsidRPr="00187420">
              <w:t>Core Ideas</w:t>
            </w:r>
          </w:p>
        </w:tc>
      </w:tr>
      <w:tr w:rsidR="00A436E6" w:rsidRPr="00187420" w14:paraId="75334DDA" w14:textId="77777777" w:rsidTr="00D23470">
        <w:tc>
          <w:tcPr>
            <w:tcW w:w="1701" w:type="dxa"/>
            <w:hideMark/>
          </w:tcPr>
          <w:p w14:paraId="267E8ACE" w14:textId="77777777" w:rsidR="00A436E6" w:rsidRPr="00187420" w:rsidRDefault="00A436E6" w:rsidP="00D23470">
            <w:pPr>
              <w:pStyle w:val="TableCell"/>
            </w:pPr>
            <w:r w:rsidRPr="00187420">
              <w:t>Affective Computing</w:t>
            </w:r>
          </w:p>
        </w:tc>
        <w:tc>
          <w:tcPr>
            <w:tcW w:w="3261" w:type="dxa"/>
            <w:hideMark/>
          </w:tcPr>
          <w:p w14:paraId="5F9FCE3C" w14:textId="77777777" w:rsidR="00A436E6" w:rsidRPr="00187420" w:rsidRDefault="00A436E6" w:rsidP="00D23470">
            <w:pPr>
              <w:pStyle w:val="TableCell"/>
              <w:rPr>
                <w:rFonts w:eastAsiaTheme="minorEastAsia"/>
                <w:lang w:eastAsia="zh-CN"/>
              </w:rPr>
            </w:pPr>
            <w:r w:rsidRPr="00187420">
              <w:rPr>
                <w:i/>
                <w:iCs/>
              </w:rPr>
              <w:t>Affective Computing</w:t>
            </w:r>
            <w:r>
              <w:rPr>
                <w:i/>
                <w:iCs/>
              </w:rPr>
              <w:fldChar w:fldCharType="begin"/>
            </w:r>
            <w:r>
              <w:rPr>
                <w:i/>
                <w:iCs/>
              </w:rPr>
              <w:instrText xml:space="preserve"> ADDIN ZOTERO_ITEM CSL_CITATION {"citationID":"vamO8AvB","properties":{"unsorted":true,"formattedCitation":"(Picard, 1997; Kleine-Cosack, 2006)","plainCitation":"(Picard, 1997; Kleine-Cosack, 2006)","noteIndex":0},"citationItems":[{"id":3498,"uris":["http://zotero.org/users/10843041/items/BCSCIP2M"],"itemData":{"id":3498,"type":"book","abstract":"According to Rosalind Picard, if we want computers to be genuinely intelligent and to interact naturally with us, we must give computers the ability to recognize, understand, even to have and express emotions.The latest scientific findings indicate that emotions play an essential role in decision making, perception, learning, and more—that is, they influence the very mechanisms of rational thinking. Not only too much, but too little emotion can impair decision making. According to Rosalind Picard, if we want computers to be genuinely intelligent and to interact naturally with us, we must give computers the ability to recognize, understand, even to have and express emotions.Part 1 of this book provides the intellectual framework for affective computing. It includes background on human emotions, requirements for emotionally intelligent computers, applications of affective computing, and moral and social questions raised by the technology. Part 2 discusses the design and construction of affective computers. Although this material is more technical than that in Part 1, the author has kept it less technical than typical scientific publications in order to make it accessible to newcomers. Topics in Part 2 include signal-based representations of emotions, human affect recognition as a pattern recognition and learning problem, recent and ongoing efforts to build models of emotion for synthesizing emotions in computers, and the new application area of affective wearable computers.","edition":"Hardcover","ISBN":"978-0-262-16170-1","language":"en","note":"Google-Books-ID: GaVncRTcb1gC","number-of-pages":"308","publisher":"MIT press","source":"Google Scholar","title":"Affective computing","URL":"https://books.google.com/books?hl=zh-CN&amp;lr=&amp;id=GaVncRTcb1gC&amp;oi=fnd&amp;pg=PR9&amp;ots=F6k8wkvb96&amp;sig=PEBATKM_CjBRDu6SH2_mfyI48yU","author":[{"family":"Picard","given":"Rosalind W."}],"accessed":{"date-parts":[["2024",12,22]]},"issued":{"date-parts":[["1997",9,24]]},"citation-key":"picardAffectiveComputing1997"}},{"id":3503,"uris":["http://zotero.org/users/10843041/items/97IXSTXF"],"itemData":{"id":3503,"type":"report","language":"en","source":"Zotero","title":"Recognition and simulation of emotions","author":[{"family":"Kleine-Cosack","given":"Christian"}],"issued":{"date-parts":[["2006",10]]},"citation-key":"kleine-cosackRecognitionSimulationEmotions2006"}}],"schema":"https://github.com/citation-style-language/schema/raw/master/csl-citation.json"} </w:instrText>
            </w:r>
            <w:r>
              <w:rPr>
                <w:i/>
                <w:iCs/>
              </w:rPr>
              <w:fldChar w:fldCharType="separate"/>
            </w:r>
            <w:r w:rsidRPr="00CF1C27">
              <w:t>(Picard, 1997; Kleine-Cosack, 2006)</w:t>
            </w:r>
            <w:r>
              <w:rPr>
                <w:i/>
                <w:iCs/>
              </w:rPr>
              <w:fldChar w:fldCharType="end"/>
            </w:r>
            <w:r w:rsidRPr="00187420">
              <w:t xml:space="preserve">; </w:t>
            </w:r>
            <w:r w:rsidRPr="00187420">
              <w:rPr>
                <w:i/>
                <w:iCs/>
              </w:rPr>
              <w:t>NNLM</w:t>
            </w:r>
            <w:r>
              <w:rPr>
                <w:rFonts w:eastAsiaTheme="minorEastAsia" w:hint="eastAsia"/>
                <w:i/>
                <w:iCs/>
                <w:lang w:eastAsia="zh-CN"/>
              </w:rPr>
              <w:t xml:space="preserve"> &amp; Transformer </w:t>
            </w:r>
            <w:r>
              <w:rPr>
                <w:rFonts w:eastAsiaTheme="minorEastAsia"/>
                <w:i/>
                <w:iCs/>
                <w:lang w:eastAsia="zh-CN"/>
              </w:rPr>
              <w:fldChar w:fldCharType="begin"/>
            </w:r>
            <w:r>
              <w:rPr>
                <w:rFonts w:eastAsiaTheme="minorEastAsia"/>
                <w:i/>
                <w:iCs/>
                <w:lang w:eastAsia="zh-CN"/>
              </w:rPr>
              <w:instrText xml:space="preserve"> ADDIN ZOTERO_ITEM CSL_CITATION {"citationID":"6t4JYpOH","properties":{"unsorted":true,"formattedCitation":"(Bengio et al., 2003, 2010; Vaswani et al., 2017)","plainCitation":"(Bengio et al., 2003, 2010; Vaswani et al., 2017)","noteIndex":0},"citationItems":[{"id":6321,"uris":["http://zotero.org/users/10843041/items/6SYU742R"],"itemData":{"id":6321,"type":"article-journal","abstract":"A goal of statistical language modeling is to learn the joint probability function of sequences of words in a language. This is intrinsically difficult because of the curse of dimensionality: a word sequence on which the model will be tested is likely to be different from all the word sequences seen during training. Traditional but very successful approaches based on n-grams obtain generalization by concatenating very short overlapping sequences seen in the training set. We propose to fight the curse of dimensionality by learning a distributed representation for words which allows each training sentence to inform the model about an exponential number of semantically neighboring sentences. The model learns simultaneously (1) a distributed representation for each word along with (2) the probability function for word sequences, expressed in terms of these representations. Generalization is obtained because a sequence of words that has never been seen before gets high probability if it is made of words that are similar (in the sense of having a nearby representation) to words forming an already seen sentence. Training such large models (with millions of parameters) within a reasonable time is itself a significant challenge. We report on experiments using neural networks for the probability function, showing on two text corpora that the proposed approach significantly improves on</w:instrText>
            </w:r>
            <w:r>
              <w:rPr>
                <w:rFonts w:eastAsiaTheme="minorEastAsia" w:hint="eastAsia"/>
                <w:i/>
                <w:iCs/>
                <w:lang w:eastAsia="zh-CN"/>
              </w:rPr>
              <w:instrText xml:space="preserve"> state-of-the-art n-gram models, and that the proposed approach allows to take advantage of longer contexts.","container-title":"J. Mach. Learn. Res.","ISSN":"1532-4435","issue":"null","language":"en","note":"JCR</w:instrText>
            </w:r>
            <w:r>
              <w:rPr>
                <w:rFonts w:eastAsiaTheme="minorEastAsia" w:hint="eastAsia"/>
                <w:i/>
                <w:iCs/>
                <w:lang w:eastAsia="zh-CN"/>
              </w:rPr>
              <w:instrText>分区</w:instrText>
            </w:r>
            <w:r>
              <w:rPr>
                <w:rFonts w:eastAsiaTheme="minorEastAsia" w:hint="eastAsia"/>
                <w:i/>
                <w:iCs/>
                <w:lang w:eastAsia="zh-CN"/>
              </w:rPr>
              <w:instrText>: Q1\n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计算机科学</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5.2\n5</w:instrText>
            </w:r>
            <w:r>
              <w:rPr>
                <w:rFonts w:eastAsiaTheme="minorEastAsia" w:hint="eastAsia"/>
                <w:i/>
                <w:iCs/>
                <w:lang w:eastAsia="zh-CN"/>
              </w:rPr>
              <w:instrText>年影响因子</w:instrText>
            </w:r>
            <w:r>
              <w:rPr>
                <w:rFonts w:eastAsiaTheme="minorEastAsia" w:hint="eastAsia"/>
                <w:i/>
                <w:iCs/>
                <w:lang w:eastAsia="zh-CN"/>
              </w:rPr>
              <w:instrText xml:space="preserve">: 8.8\nEI: </w:instrText>
            </w:r>
            <w:r>
              <w:rPr>
                <w:rFonts w:eastAsiaTheme="minorEastAsia" w:hint="eastAsia"/>
                <w:i/>
                <w:iCs/>
                <w:lang w:eastAsia="zh-CN"/>
              </w:rPr>
              <w:instrText>是</w:instrText>
            </w:r>
            <w:r>
              <w:rPr>
                <w:rFonts w:eastAsiaTheme="minorEastAsia" w:hint="eastAsia"/>
                <w:i/>
                <w:iCs/>
                <w:lang w:eastAsia="zh-CN"/>
              </w:rPr>
              <w:instrText>\n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自动化与控制系统</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计算机：人工智能</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\nCCF: A\nJCI: 0.81","page":"1137</w:instrText>
            </w:r>
            <w:r>
              <w:rPr>
                <w:rFonts w:eastAsiaTheme="minorEastAsia" w:hint="eastAsia"/>
                <w:i/>
                <w:iCs/>
                <w:lang w:eastAsia="zh-CN"/>
              </w:rPr>
              <w:instrText>–</w:instrText>
            </w:r>
            <w:r>
              <w:rPr>
                <w:rFonts w:eastAsiaTheme="minorEastAsia" w:hint="eastAsia"/>
                <w:i/>
                <w:iCs/>
                <w:lang w:eastAsia="zh-CN"/>
              </w:rPr>
              <w:instrText>1155","source":"ACM Digital Library","title":"A neural probabilistic language model","volume":"3","author":[{"family":"Bengio","given":"Yoshua"},{"family":"Ducharme","given</w:instrText>
            </w:r>
            <w:r>
              <w:rPr>
                <w:rFonts w:eastAsiaTheme="minorEastAsia"/>
                <w:i/>
                <w:iCs/>
                <w:lang w:eastAsia="zh-CN"/>
              </w:rPr>
              <w:instrText xml:space="preserve">":"Réjean"},{"family":"Vincent","given":"Pascal"},{"family":"Janvin","given":"Christian"}],"issued":{"date-parts":[["2003",3,1]]},"citation-key":"bengioNeuralProbabilisticLanguage2003"}},{"id":3505,"uris":["http://zotero.org/users/10843041/items/VTCWCKGG"],"itemData":{"id":3505,"type":"article-journal","container-title":"Google Scholar Google Scholar Digital Library Digital Library","journalAbbreviation":"Google Sch. Google Sch. Digit. Libr. Digit. Libr.","language":"en","source":"Google Scholar","title":"A neural probabilistic language model. journal of machine learning research, 3 (feb): 1137-1155, 2003","title-short":"A neural probabilistic language model. journal of machine learning research, 3 (feb)","author":[{"family":"Bengio","given":"Yoshua"},{"family":"Ducharme","given":"Réjean"},{"family":"Vincent","given":"Pascal"},{"family":"Jauvin","given":"Christian"}],"issued":{"date-parts":[["2010"]]},"citation-key":"bengioNeuralProbabilisticLanguage2010"}},{"id":3509,"uris":["http://zotero.org/users/10843041/items/KJBWQGDX"],"itemData":{"id":3509,"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2024",12,22]]},"issued":{"date-parts":[["2017"]]},"citation-key":"vaswaniAttentionAllYou2017"}}],"schema":"https://github.com/citation-style-language/schema/raw/master/csl-citation.json"} </w:instrText>
            </w:r>
            <w:r>
              <w:rPr>
                <w:rFonts w:eastAsiaTheme="minorEastAsia"/>
                <w:i/>
                <w:iCs/>
                <w:lang w:eastAsia="zh-CN"/>
              </w:rPr>
              <w:fldChar w:fldCharType="separate"/>
            </w:r>
            <w:r w:rsidRPr="00CF1C27">
              <w:t>(Bengio et al., 2003, 2010; Vaswani et al., 2017)</w:t>
            </w:r>
            <w:r>
              <w:rPr>
                <w:rFonts w:eastAsiaTheme="minorEastAsia"/>
                <w:i/>
                <w:iCs/>
                <w:lang w:eastAsia="zh-CN"/>
              </w:rPr>
              <w:fldChar w:fldCharType="end"/>
            </w:r>
            <w:r w:rsidRPr="00187420">
              <w:t>; Vas</w:t>
            </w:r>
            <w:r>
              <w:rPr>
                <w:rFonts w:eastAsiaTheme="minorEastAsia" w:hint="eastAsia"/>
                <w:lang w:eastAsia="zh-CN"/>
              </w:rPr>
              <w:t>;</w:t>
            </w:r>
            <w:r w:rsidRPr="00187420">
              <w:t xml:space="preserve"> </w:t>
            </w:r>
            <w:r w:rsidRPr="00187420">
              <w:rPr>
                <w:i/>
                <w:iCs/>
              </w:rPr>
              <w:t>BERT</w:t>
            </w:r>
            <w:r>
              <w:rPr>
                <w:rFonts w:eastAsiaTheme="minorEastAsia" w:hint="eastAsia"/>
                <w:lang w:eastAsia="zh-CN"/>
              </w:rPr>
              <w:t xml:space="preserve"> </w:t>
            </w:r>
            <w:r w:rsidRPr="00187420">
              <w:rPr>
                <w:rFonts w:eastAsiaTheme="minorEastAsia"/>
                <w:lang w:eastAsia="zh-CN"/>
              </w:rPr>
              <w:t>etc.</w:t>
            </w:r>
            <w:r>
              <w:rPr>
                <w:rFonts w:eastAsiaTheme="minorEastAsia" w:hint="eastAsia"/>
                <w:lang w:eastAsia="zh-CN"/>
              </w:rPr>
              <w:t xml:space="preserve"> </w:t>
            </w:r>
            <w:r>
              <w:rPr>
                <w:rFonts w:eastAsiaTheme="minorEastAsia"/>
                <w:lang w:eastAsia="zh-CN"/>
              </w:rPr>
              <w:fldChar w:fldCharType="begin"/>
            </w:r>
            <w:r>
              <w:rPr>
                <w:rFonts w:eastAsiaTheme="minorEastAsia"/>
                <w:lang w:eastAsia="zh-CN"/>
              </w:rPr>
              <w:instrText xml:space="preserve"> ADDIN ZOTERO_ITEM CSL_CITATION {"citationID":"eCBmhy4p","properties":{"formattedCitation":"(Devlin et al., 2019; Y. Liu et al., 2019)","plainCitation":"(Devlin et al., 2019; Y. Liu et al., 2019)","noteIndex":0},"citationItems":[{"id":6319,"uris":["http://zotero.org/users/10843041/items/9QV5BBK7"],"itemData":{"id":6319,"type":"paper-conference","abstract":"We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Papers)","DOI":"10.18653/v1/N19-1423","event-place":"Minneapolis, Minnesota","event-title":"NAACL-HLT 2019","language":"en","note":"TLDR: A new language representation model, BERT, designed to pre-train deep bidirectional representations from unlabeled text by jointly conditioning on both left and right context in all layers, which can be fine-tuned with just one additional output layer to create state-of-the-art models for a wide range of tasks.","page":"4171–4186","publisher":"Association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2025",8,21]]},"issued":{"date-parts":[["2019",6]]},"citation-key":"devlinBERTPretrainingDeep2019"}},{"id":3515,"uris":["http://zotero.org/users/10843041/items/3NLQCI6F"],"itemData":{"id":3515,"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2024",12,22]]},"issued":{"date-parts":[["2019",7,26]]},"citation-key":"liuRoBERTaRobustlyOptimized2019"}}],"schema":"https://github.com/citation-style-language/schema/raw/master/csl-citation.json"} </w:instrText>
            </w:r>
            <w:r>
              <w:rPr>
                <w:rFonts w:eastAsiaTheme="minorEastAsia"/>
                <w:lang w:eastAsia="zh-CN"/>
              </w:rPr>
              <w:fldChar w:fldCharType="separate"/>
            </w:r>
            <w:r w:rsidRPr="00CF1C27">
              <w:t>(Devlin et al., 2019; Y. Liu et al., 2019)</w:t>
            </w:r>
            <w:r>
              <w:rPr>
                <w:rFonts w:eastAsiaTheme="minorEastAsia"/>
                <w:lang w:eastAsia="zh-CN"/>
              </w:rPr>
              <w:fldChar w:fldCharType="end"/>
            </w:r>
          </w:p>
        </w:tc>
        <w:tc>
          <w:tcPr>
            <w:tcW w:w="3344" w:type="dxa"/>
            <w:hideMark/>
          </w:tcPr>
          <w:p w14:paraId="10B7C5FE" w14:textId="77777777" w:rsidR="00A436E6" w:rsidRPr="00187420" w:rsidRDefault="00A436E6" w:rsidP="00D23470">
            <w:pPr>
              <w:pStyle w:val="TableCell"/>
            </w:pPr>
            <w:r w:rsidRPr="00187420">
              <w:t>Emotion recognition and adaptation in AI, enabling semantic-emotional vector representation for alignment.</w:t>
            </w:r>
          </w:p>
        </w:tc>
      </w:tr>
      <w:tr w:rsidR="00A436E6" w:rsidRPr="00187420" w14:paraId="69152D48" w14:textId="77777777" w:rsidTr="00D23470">
        <w:tc>
          <w:tcPr>
            <w:tcW w:w="1701" w:type="dxa"/>
            <w:hideMark/>
          </w:tcPr>
          <w:p w14:paraId="4C3EA752" w14:textId="77777777" w:rsidR="00A436E6" w:rsidRPr="00187420" w:rsidRDefault="00A436E6" w:rsidP="00D23470">
            <w:pPr>
              <w:pStyle w:val="TableCell"/>
            </w:pPr>
            <w:r w:rsidRPr="00187420">
              <w:t>Aesthetic Psychology</w:t>
            </w:r>
          </w:p>
        </w:tc>
        <w:tc>
          <w:tcPr>
            <w:tcW w:w="3261" w:type="dxa"/>
            <w:hideMark/>
          </w:tcPr>
          <w:p w14:paraId="1AA5C9D6" w14:textId="77777777" w:rsidR="00A436E6" w:rsidRPr="00D64406" w:rsidRDefault="00A436E6" w:rsidP="00D23470">
            <w:pPr>
              <w:pStyle w:val="TableCell"/>
              <w:rPr>
                <w:rFonts w:eastAsiaTheme="minorEastAsia"/>
                <w:lang w:eastAsia="zh-CN"/>
              </w:rPr>
            </w:pPr>
            <w:r w:rsidRPr="00187420">
              <w:rPr>
                <w:i/>
                <w:iCs/>
              </w:rPr>
              <w:t>Physiological Aesthetics</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{"citationID":"rBdl3NvY","properties":{"formattedCitation":"(Allen, 1877)","plainCitation":"(Allen, 1877)","noteIndex":0},"citationItems":[{"id":6828,"uris":["http://zotero.org/users/10843041/items/REIPKMRP"],"itemData":{"id":6828,"type":"book","abstract":"Book digitized by Google and uploaded to the Internet Archive by user tpb.; Reprint of the 1877 ed. published by H. S. King, London","language":"en","number-of-pages":"303","publisher":"New York : Garland Pub.","source":"Internet Archive","title":"Physiological aesthetics","URL":"http://archive.org/details/physiologicalae00allegoog","author":[{"family":"Allen","given":"Grant"}],"contributor":[{"literal":"Unknown Library"}],"accessed":{"date-parts":[["2025",9,14]]},"issued":{"date-parts":[["1877"]]},"citation-key":"allenPhysiologicalAesthetics1877"}}],"schema":"https://github.com/citation-style-language/schema/raw/master/csl-citation.json"} </w:instrText>
            </w:r>
            <w:r>
              <w:rPr>
                <w:rFonts w:eastAsiaTheme="minorEastAsia"/>
                <w:i/>
                <w:iCs/>
                <w:lang w:eastAsia="zh-CN"/>
              </w:rPr>
              <w:fldChar w:fldCharType="separate"/>
            </w:r>
            <w:r w:rsidRPr="00CF1C27">
              <w:t>(Allen, 1877)</w:t>
            </w:r>
            <w:r>
              <w:rPr>
                <w:rFonts w:eastAsiaTheme="minorEastAsia"/>
                <w:i/>
                <w:iCs/>
                <w:lang w:eastAsia="zh-CN"/>
              </w:rPr>
              <w:fldChar w:fldCharType="end"/>
            </w:r>
            <w:r w:rsidRPr="00187420">
              <w:t xml:space="preserve">; </w:t>
            </w:r>
            <w:r w:rsidRPr="00187420">
              <w:rPr>
                <w:i/>
                <w:iCs/>
              </w:rPr>
              <w:t>the Aesthetic Emotion</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{"citationID":"veh2jYBa","properties":{"formattedCitation":"(Clay, 1908)","plainCitation":"(Clay, 1908)","noteIndex":0},"citationItems":[{"id":6707,"uris":["http://zotero.org/users/10843041/items/LDFN9JW9"],"itemData":{"id":6707,"type":"article-journal","container-title":"Sammelb�nde Der Internationalen Musikgesellschaft","ISSN":"1612-0124","issue":"2","journalAbbreviation":"Sammelb�nde Int. Musikges.","language":"en","note":"publisher: Franz Steiner Verlag","page":"282-290","source":"JSTOR","title":"The origin of the aesthetic emotion","volume":"9","author":[{"family":"Clay","given":"Felix"}],"issued":{"date-parts":[["1908"]]},"citation-key":"clayOriginAestheticEmotion1908"}}],"schema":"https://github.com/citation-style-language/schema/raw/master/csl-citation.json"} </w:instrText>
            </w:r>
            <w:r>
              <w:rPr>
                <w:rFonts w:eastAsiaTheme="minorEastAsia"/>
                <w:i/>
                <w:iCs/>
                <w:lang w:eastAsia="zh-CN"/>
              </w:rPr>
              <w:fldChar w:fldCharType="separate"/>
            </w:r>
            <w:r w:rsidRPr="00CF1C27">
              <w:t>(Clay, 1908)</w:t>
            </w:r>
            <w:r>
              <w:rPr>
                <w:rFonts w:eastAsiaTheme="minorEastAsia"/>
                <w:i/>
                <w:iCs/>
                <w:lang w:eastAsia="zh-CN"/>
              </w:rPr>
              <w:fldChar w:fldCharType="end"/>
            </w:r>
            <w:r w:rsidRPr="00187420">
              <w:t xml:space="preserve">; </w:t>
            </w:r>
            <w:r w:rsidRPr="00187420">
              <w:rPr>
                <w:i/>
                <w:iCs/>
              </w:rPr>
              <w:t>Arousal Potential Theory</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{"citationID":"rRbJWCvy","properties":{"formattedCitation":"({\\i{}Studies in the New Experimental Aesthetics}, 1974; Berlyne, 1971)","plainCitation":"(Studies in the New Experimental Aesthetics, 1974; Berlyne, 1971)","noteIndex":0},"citationItems":[{"id":6911,"uris":["http://zotero.org/users/10843041/items/7MAKRAWP"],"itemData":{"id":6911,"type":"book","abstract":"xiv, 336 p. 25 cm; Bibliography: p. 297-321","ISBN":"978-0-390-08670-9","language":"en","number-of-pages":"362","publisher":"New York, Appleton-Century-Crofts","source":"Internet Archive","title":"Aesthetics and psychobiology","URL":"http://archive.org/details/aestheticspsycho0000berl","author":[{"family":"Berlyne","given":"D. E."}],"contributor":[{"literal":"Internet Archive"}],"accessed":{"date-parts":[["2025",9,18]]},"issued":{"date-parts":[["1971"]]},"citation-key":"berlyneAestheticsPsychobiology1971"}},{"id":6912,"uris":["http://zotero.org/users/10843041/items/2GCJ4IHY"],"itemData":{"id":6912,"type":"book","abstract":"Includes 14 papers which review and present new findings on reactions to art and the psychological processes which operate in aesthetic appreciation. Topics include verbal and exploratory responses to visual and auditory patterns varying in uncertainty level; the measurement of novelty, complexity, and interestingness; hedonic tone and reward value of exposure to paintings; and correlates of humor. (PsycINFO Database Record (c) 2016 APA, all rights reserved)","collection-title":"Studies in the new experimental aesthetics: Steps toward an objective psychology of aesthetic appreciation","event-place":"Oxford, England","ISBN":"978-0-470-07039-0","language":"en","note":"page: viii, 340","number-of-pages":"viii, 340","publisher":"Hemisphere","publisher-place":"Oxford, England","source":"APA PsycNet","title":"Studies in the new experimental aesthetics: steps toward an objective psychology of aesthetic appreciation","title-short":"Studies in the new experimental aesthetics","collection-editor":[{"family":"Berlyne","given":"D. E."}],"issued":{"date-parts":[["1974"]]},"citation-key":"berlyneStudiesNewExperimental1974"}}],"schema":"https://github.com/citation-style-language/schema/raw/master/csl-citation.json"} </w:instrText>
            </w:r>
            <w:r>
              <w:rPr>
                <w:rFonts w:eastAsiaTheme="minorEastAsia"/>
                <w:i/>
                <w:iCs/>
                <w:lang w:eastAsia="zh-CN"/>
              </w:rPr>
              <w:fldChar w:fldCharType="separate"/>
            </w:r>
            <w:r w:rsidRPr="00CF1C27">
              <w:rPr>
                <w:kern w:val="0"/>
              </w:rPr>
              <w:t>(</w:t>
            </w:r>
            <w:r w:rsidRPr="00CF1C27">
              <w:rPr>
                <w:i/>
                <w:iCs/>
                <w:kern w:val="0"/>
              </w:rPr>
              <w:t>Studies in the New Experimental Aesthetics</w:t>
            </w:r>
            <w:r w:rsidRPr="00CF1C27">
              <w:rPr>
                <w:kern w:val="0"/>
              </w:rPr>
              <w:t>, 1974; Berlyne, 1971)</w:t>
            </w:r>
            <w:r>
              <w:rPr>
                <w:rFonts w:eastAsiaTheme="minorEastAsia"/>
                <w:i/>
                <w:iCs/>
                <w:lang w:eastAsia="zh-CN"/>
              </w:rPr>
              <w:fldChar w:fldCharType="end"/>
            </w:r>
            <w:r w:rsidRPr="00187420">
              <w:t xml:space="preserve">; </w:t>
            </w:r>
            <w:r w:rsidRPr="00187420">
              <w:rPr>
                <w:i/>
                <w:iCs/>
              </w:rPr>
              <w:t>Model of Aesthetic Appreciation</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{"citationID":"87vV0vLh","properties":{"formattedCitation":"(Leder et al., 2004; Martindale et al., 1990; Silva et al., 2024)","plainCitation":"(Leder et al., 2004; Martindale et al., 1990; Silva et al., 2024)","noteIndex":0},"citationItems":[{"id":6709,"uris":["http://zotero.org/users/10843041/items/HP4JICMM"],"itemData":{"id":6709,"type":"article-journal","abstract":"Although aesthetic experiences are frequent in modern life, there is as of yet no scientifically comprehensive theory that explains what psychologically constitutes such experiences. These experiences are particularly interesting because of their hedonic properties and the possibility to provide self-rewarding cognitive operations. We shall explain why modern art's large number of individualized styles, innovativeness and conceptuality offer positive aesthetic experiences. Moreover, the challenge of art is mainly driven by a need for understanding. Cognitive challenges of both abstract art and other conceptual, complex and multidimensional stimuli require an extension of previous approaches to empirical aesthetics. We present an information-processing stage model of aesthetic processing. According to the model, aesthetic experiences involve five stages: perception, explicit classification, implicit classification, cognitive mastering and evaluation. The model differentiates between aesthetic emotion and aesthetic judgments as two types of output.","container-title":"British Journal of Psychology (london, Engl</w:instrText>
            </w:r>
            <w:r>
              <w:rPr>
                <w:rFonts w:eastAsiaTheme="minorEastAsia" w:hint="eastAsia"/>
                <w:i/>
                <w:iCs/>
                <w:lang w:eastAsia="zh-CN"/>
              </w:rPr>
              <w:instrText>and: 1953)","DOI":"10.1348/0007126042369811","ISSN":"0007-1269","issue":"Pt 4","journalAbbreviation":"Br. J. Psychol. (lond. Engl.: 1953)","language":"en","note":"JCR</w:instrText>
            </w:r>
            <w:r>
              <w:rPr>
                <w:rFonts w:eastAsiaTheme="minorEastAsia" w:hint="eastAsia"/>
                <w:i/>
                <w:iCs/>
                <w:lang w:eastAsia="zh-CN"/>
              </w:rPr>
              <w:instrText>分区</w:instrText>
            </w:r>
            <w:r>
              <w:rPr>
                <w:rFonts w:eastAsiaTheme="minorEastAsia" w:hint="eastAsia"/>
                <w:i/>
                <w:iCs/>
                <w:lang w:eastAsia="zh-CN"/>
              </w:rPr>
              <w:instrText>: Q1\n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心理学</w:instrText>
            </w:r>
            <w:r>
              <w:rPr>
                <w:rFonts w:eastAsiaTheme="minorEastAsia" w:hint="eastAsia"/>
                <w:i/>
                <w:iCs/>
                <w:lang w:eastAsia="zh-CN"/>
              </w:rPr>
              <w:instrText>2</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3.3\n5</w:instrText>
            </w:r>
            <w:r>
              <w:rPr>
                <w:rFonts w:eastAsiaTheme="minorEastAsia" w:hint="eastAsia"/>
                <w:i/>
                <w:iCs/>
                <w:lang w:eastAsia="zh-CN"/>
              </w:rPr>
              <w:instrText>年影响因子</w:instrText>
            </w:r>
            <w:r>
              <w:rPr>
                <w:rFonts w:eastAsiaTheme="minorEastAsia" w:hint="eastAsia"/>
                <w:i/>
                <w:iCs/>
                <w:lang w:eastAsia="zh-CN"/>
              </w:rPr>
              <w:instrText>: 3.7\n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心理学：综合</w:instrText>
            </w:r>
            <w:r>
              <w:rPr>
                <w:rFonts w:eastAsiaTheme="minorEastAsia" w:hint="eastAsia"/>
                <w:i/>
                <w:iCs/>
                <w:lang w:eastAsia="zh-CN"/>
              </w:rPr>
              <w:instrText>2</w:instrText>
            </w:r>
            <w:r>
              <w:rPr>
                <w:rFonts w:eastAsiaTheme="minorEastAsia" w:hint="eastAsia"/>
                <w:i/>
                <w:iCs/>
                <w:lang w:eastAsia="zh-CN"/>
              </w:rPr>
              <w:instrText>区。</w:instrText>
            </w:r>
            <w:r>
              <w:rPr>
                <w:rFonts w:eastAsiaTheme="minorEastAsia" w:hint="eastAsia"/>
                <w:i/>
                <w:iCs/>
                <w:lang w:eastAsia="zh-CN"/>
              </w:rPr>
              <w:instrText xml:space="preserve">\nJCI: 1.24\nTLDR: </w:instrText>
            </w:r>
            <w:r>
              <w:rPr>
                <w:rFonts w:eastAsiaTheme="minorEastAsia"/>
                <w:i/>
                <w:iCs/>
                <w:lang w:eastAsia="zh-CN"/>
              </w:rPr>
              <w:instrText>It is explained why modern art's large number of individualized styles, innovativeness and conceptuality offer positive aesthetic experiences and why the challenge of art is mainly driven by a need for understanding.","page":"489-508","source":"PubMed","title":"A model of aesthetic appreciation and aesthetic judgments","volume":"95","author":[{"family":"Leder","given":"Helmut"},{"family":"Belke","given":"Benno"},{"family":"Oeberst","given":"Andries"},{"family":"Augustin","given":"Dorothee"}],"issued":{"date-parts":[["2004",11]]},"citation-key":"lederModelAestheticAppreciation2004"}},{"id":6922,"uris":["http://zotero.org/users/10843041/items/EVZ9RB7Z"],"itemData":{"id":6922,"type":"article-journal","abstract":"Seven experiments were conducted to test predictions derived from Berlyne's theory of aesthetic preference. According to this theory, preference is an inverted-U function of arousal potential; the determinants of arousal potential are summed, with the consequence that an increase in the amount of one determinant leads to a decrease in the maximally preferred level of other determinants; and collative properties, such as complexity, are the most important predictors of preference. The experiments taken together supported none of these predictions. Preference tended to be related to its determinants by monotonic or U-shaped functions. The predicted trade-off among the determinants of preference was not generally present. Semantic factors rather than collative properties were the most important determin</w:instrText>
            </w:r>
            <w:r>
              <w:rPr>
                <w:rFonts w:eastAsiaTheme="minorEastAsia" w:hint="eastAsia"/>
                <w:i/>
                <w:iCs/>
                <w:lang w:eastAsia="zh-CN"/>
              </w:rPr>
              <w:instrText>ants of preference.","container-title":"American Journal of Psychology","DOI":"10.2307/1423259","ISSN":"0002-9556","issue":"1","journalAbbreviation":"Am. J. Psychol.","language":"en","note":"JCR</w:instrText>
            </w:r>
            <w:r>
              <w:rPr>
                <w:rFonts w:eastAsiaTheme="minorEastAsia" w:hint="eastAsia"/>
                <w:i/>
                <w:iCs/>
                <w:lang w:eastAsia="zh-CN"/>
              </w:rPr>
              <w:instrText>分区</w:instrText>
            </w:r>
            <w:r>
              <w:rPr>
                <w:rFonts w:eastAsiaTheme="minorEastAsia" w:hint="eastAsia"/>
                <w:i/>
                <w:iCs/>
                <w:lang w:eastAsia="zh-CN"/>
              </w:rPr>
              <w:instrText>: Q4\n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心理学</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0.6\n5</w:instrText>
            </w:r>
            <w:r>
              <w:rPr>
                <w:rFonts w:eastAsiaTheme="minorEastAsia" w:hint="eastAsia"/>
                <w:i/>
                <w:iCs/>
                <w:lang w:eastAsia="zh-CN"/>
              </w:rPr>
              <w:instrText>年影响因子</w:instrText>
            </w:r>
            <w:r>
              <w:rPr>
                <w:rFonts w:eastAsiaTheme="minorEastAsia" w:hint="eastAsia"/>
                <w:i/>
                <w:iCs/>
                <w:lang w:eastAsia="zh-CN"/>
              </w:rPr>
              <w:instrText>: 0.9\n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心理学：综合</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\nJCI: 0.20","page":"53-80","source":"JSTOR","title":"Aesthetic preference: Anomalous findings for berlyne's psychobiological theory","title-short":"Aesthetic preference","volume":"103","author":[{"family":"Martindale","given":"Colin"},{"family":</w:instrText>
            </w:r>
            <w:r>
              <w:rPr>
                <w:rFonts w:eastAsiaTheme="minorEastAsia"/>
                <w:i/>
                <w:iCs/>
                <w:lang w:eastAsia="zh-CN"/>
              </w:rPr>
              <w:instrText xml:space="preserve">"Moore","given":"Kathleen"},{"family":"Borkum","given":"Jonathan"}],"issued":{"date-parts":[["1990"]]},"citation-key":"martindaleAestheticPreferenceAnomalous1990"}},{"id":4141,"uris":["http://zotero.org/groups/5763654/items/STTSKT5K"],"itemData":{"id":4141,"type":"paper-conference","container-title":"Proceedings of the CHI Conference on Human Factors in Computing Systems","DOI":"10.1145/3613904.3642745","event-place":"Honolulu HI USA","event-title":"CHI '24: CHI Conference on Human Factors in Computing Systems","ISBN":"979-8-4007-0330-0","language":"en","page":"1-19","publisher":"ACM","publisher-place":"Honolulu HI USA","source":"DOI.org (Crossref)","title":"Co-designing situated displays for family Co-regulation with ADHD children","URL":"https://dl.acm.org/doi/10.1145/3613904.3642745","author":[{"family":"Silva","given":"Lucas M."},{"family":"Cibrian","given":"Franceli L."},{"family":"Bonang","given":"Clarisse"},{"family":"Bhattacharya","given":"Arpita"},{"family":"Min","given":"Aehong"},{"family":"Monteiro","given":"Elissa M"},{"family":"Beltran","given":"Jesus Armando"},{"family":"Schuck","given":"Sabrina"},{"family":"Lakes","given":"Kimberley D"},{"family":"Hayes","given":"Gillian R."},{"family":"Epstein","given":"Daniel A."}],"accessed":{"date-parts":[["2025",5,30]]},"issued":{"date-parts":[["2024",5,11]]},"citation-key":"silvaCodesigningSituatedDisplays2024"}}],"schema":"https://github.com/citation-style-language/schema/raw/master/csl-citation.json"} </w:instrText>
            </w:r>
            <w:r>
              <w:rPr>
                <w:rFonts w:eastAsiaTheme="minorEastAsia"/>
                <w:i/>
                <w:iCs/>
                <w:lang w:eastAsia="zh-CN"/>
              </w:rPr>
              <w:fldChar w:fldCharType="separate"/>
            </w:r>
            <w:r w:rsidRPr="00CF1C27">
              <w:t>(Leder et al., 2004; Martindale et al., 1990; Silva et al., 2024)</w:t>
            </w:r>
            <w:r>
              <w:rPr>
                <w:rFonts w:eastAsiaTheme="minorEastAsia"/>
                <w:i/>
                <w:iCs/>
                <w:lang w:eastAsia="zh-CN"/>
              </w:rPr>
              <w:fldChar w:fldCharType="end"/>
            </w:r>
          </w:p>
        </w:tc>
        <w:tc>
          <w:tcPr>
            <w:tcW w:w="3344" w:type="dxa"/>
            <w:hideMark/>
          </w:tcPr>
          <w:p w14:paraId="653CD06F" w14:textId="77777777" w:rsidR="00A436E6" w:rsidRPr="00187420" w:rsidRDefault="00A436E6" w:rsidP="00D23470">
            <w:pPr>
              <w:pStyle w:val="TableCell"/>
            </w:pPr>
            <w:r w:rsidRPr="00187420">
              <w:t>Emotional fit depends on the alignment between formal features and emotional–cognitive frameworks.</w:t>
            </w:r>
          </w:p>
        </w:tc>
      </w:tr>
      <w:tr w:rsidR="00A436E6" w:rsidRPr="00187420" w14:paraId="5E5EDBF4" w14:textId="77777777" w:rsidTr="00D23470">
        <w:tc>
          <w:tcPr>
            <w:tcW w:w="1701" w:type="dxa"/>
            <w:hideMark/>
          </w:tcPr>
          <w:p w14:paraId="6C76FFC4" w14:textId="77777777" w:rsidR="00A436E6" w:rsidRPr="00187420" w:rsidRDefault="00A436E6" w:rsidP="00D23470">
            <w:pPr>
              <w:pStyle w:val="TableCell"/>
            </w:pPr>
            <w:r w:rsidRPr="00187420">
              <w:t>Consumer Psychology of Packaging</w:t>
            </w:r>
          </w:p>
        </w:tc>
        <w:tc>
          <w:tcPr>
            <w:tcW w:w="3261" w:type="dxa"/>
            <w:hideMark/>
          </w:tcPr>
          <w:p w14:paraId="2C3EEF86" w14:textId="77777777" w:rsidR="00A436E6" w:rsidRPr="00D64406" w:rsidRDefault="00A436E6" w:rsidP="00D23470">
            <w:pPr>
              <w:pStyle w:val="TableCell"/>
              <w:rPr>
                <w:rFonts w:eastAsiaTheme="minorEastAsia"/>
                <w:lang w:eastAsia="zh-CN"/>
              </w:rPr>
            </w:pPr>
            <w:r w:rsidRPr="00187420">
              <w:rPr>
                <w:i/>
                <w:iCs/>
              </w:rPr>
              <w:t>Color–Emotion Associations</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{"citationID":"LiDPeZEK","properties":{"formattedCitation":"(Hemphill, 1996)","plainCitation":"(Hemphill, 1996)","noteIndex":0},"citationItems":[{"id":6853,"uris":["http://zotero.org/users/10843041/items/K28TP2TJ"],"itemData":{"id":6853,"type":"article-journal","abstract":"Analyzes the color-emotion associations of undergraduate students. Impact of colors; Examination of individuals' favorite color, major color they are wearing, emotional responses to color and reasons for their choices.","archive_location":"9609110650","call-number":"4","container-title":"Journal of Genetic Psychology","DOI":"10.1080/00221325.1996.9914865","ISSN":"0022-1325","issue":"3","journalAbbreviation":"J. Genet. Psychol.","language":"eng","note":"JC</w:instrText>
            </w:r>
            <w:r>
              <w:rPr>
                <w:rFonts w:eastAsiaTheme="minorEastAsia" w:hint="eastAsia"/>
                <w:i/>
                <w:iCs/>
                <w:lang w:eastAsia="zh-CN"/>
              </w:rPr>
              <w:instrText>R</w:instrText>
            </w:r>
            <w:r>
              <w:rPr>
                <w:rFonts w:eastAsiaTheme="minorEastAsia" w:hint="eastAsia"/>
                <w:i/>
                <w:iCs/>
                <w:lang w:eastAsia="zh-CN"/>
              </w:rPr>
              <w:instrText>分区</w:instrText>
            </w:r>
            <w:r>
              <w:rPr>
                <w:rFonts w:eastAsiaTheme="minorEastAsia" w:hint="eastAsia"/>
                <w:i/>
                <w:iCs/>
                <w:lang w:eastAsia="zh-CN"/>
              </w:rPr>
              <w:instrText>: Q3\n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心理学</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1.7\n5</w:instrText>
            </w:r>
            <w:r>
              <w:rPr>
                <w:rFonts w:eastAsiaTheme="minorEastAsia" w:hint="eastAsia"/>
                <w:i/>
                <w:iCs/>
                <w:lang w:eastAsia="zh-CN"/>
              </w:rPr>
              <w:instrText>年影响因子</w:instrText>
            </w:r>
            <w:r>
              <w:rPr>
                <w:rFonts w:eastAsiaTheme="minorEastAsia" w:hint="eastAsia"/>
                <w:i/>
                <w:iCs/>
                <w:lang w:eastAsia="zh-CN"/>
              </w:rPr>
              <w:instrText>: 2.0\n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心理学</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心理学：发育</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心理学：综合</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\nJCI: 0.59\nTLDR: The color-emotion associations of undergraduate students showed that bright colors elicited mainly positive emotional associations, and dark colors el</w:instrText>
            </w:r>
            <w:r>
              <w:rPr>
                <w:rFonts w:eastAsiaTheme="minorEastAsia"/>
                <w:i/>
                <w:iCs/>
                <w:lang w:eastAsia="zh-CN"/>
              </w:rPr>
              <w:instrText xml:space="preserve">iciting mainly negative emotional associations.","page":"275","source":"1.7","title":"A note on adults' color-emotion associations.","volume":"157","author":[{"family":"Hemphill","given":"Michael"}],"issued":{"date-parts":[["1996",9,1]]},"citation-key":"hemphillNoteAdultsColoremotion1996"}}],"schema":"https://github.com/citation-style-language/schema/raw/master/csl-citation.json"} </w:instrText>
            </w:r>
            <w:r>
              <w:rPr>
                <w:rFonts w:eastAsiaTheme="minorEastAsia"/>
                <w:i/>
                <w:iCs/>
                <w:lang w:eastAsia="zh-CN"/>
              </w:rPr>
              <w:fldChar w:fldCharType="separate"/>
            </w:r>
            <w:r w:rsidRPr="00CF1C27">
              <w:t>(Hemphill, 1996)</w:t>
            </w:r>
            <w:r>
              <w:rPr>
                <w:rFonts w:eastAsiaTheme="minorEastAsia"/>
                <w:i/>
                <w:iCs/>
                <w:lang w:eastAsia="zh-CN"/>
              </w:rPr>
              <w:fldChar w:fldCharType="end"/>
            </w:r>
            <w:r w:rsidRPr="00187420">
              <w:t xml:space="preserve">; </w:t>
            </w:r>
            <w:r w:rsidRPr="00187420">
              <w:rPr>
                <w:i/>
                <w:iCs/>
              </w:rPr>
              <w:t>Functional vs. Hedonic Attributes</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{"citationID":"CME3gbYa","properties":{"formattedCitation":"(Chitturi et al., 2007, 2022)","plainCitation":"(Chitturi et al., 2007, 2022)","noteIndex":0},"citationItems":[{"id":6851,"uris":["http://zotero.org/users/10843041/items/5DRF9DCX"],"itemData":{"id":6851,"type":"article-journal","abstract":"This article examines the emotional and behavioral consequences of making functional versus hedonic trade-offs. Building on the proposed correspondence between functionality and a prevention focus and between hedonics and a promotion focus, the authors predict that contexts involving functional versus hedonic trade-offs evoke a variety of both negative and positive emotions, including guilt/anxiety, sadness/ disappointment, cheerfulness/excitement, and confidence/security. These predictions are confirmed. Furthermore, an analysis of the intensities of these specific emotions reveals the following additional insights: (1) Under conditions in which the options in a choice set meet or exceed both functional and hedonic cutoffs, consumers attach greater importance to the hedonic attribute, and (2) whereas the functionally superior option is preferred in choice tasks, the hedonically superior one is preferred in willingness-to-pay tas</w:instrText>
            </w:r>
            <w:r>
              <w:rPr>
                <w:rFonts w:eastAsiaTheme="minorEastAsia" w:hint="eastAsia"/>
                <w:i/>
                <w:iCs/>
                <w:lang w:eastAsia="zh-CN"/>
              </w:rPr>
              <w:instrText>ks.","call-number":"2","container-title":"Journal of Marketing Research","DOI":"10.1509/jmkr.44.4.702","ISSN":"0022-2437","issue":"4","journalAbbreviation":"J. Mark. Res.","language":"en","note":"JCR</w:instrText>
            </w:r>
            <w:r>
              <w:rPr>
                <w:rFonts w:eastAsiaTheme="minorEastAsia" w:hint="eastAsia"/>
                <w:i/>
                <w:iCs/>
                <w:lang w:eastAsia="zh-CN"/>
              </w:rPr>
              <w:instrText>分区</w:instrText>
            </w:r>
            <w:r>
              <w:rPr>
                <w:rFonts w:eastAsiaTheme="minorEastAsia" w:hint="eastAsia"/>
                <w:i/>
                <w:iCs/>
                <w:lang w:eastAsia="zh-CN"/>
              </w:rPr>
              <w:instrText>: Q1\n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管理学</w:instrText>
            </w:r>
            <w:r>
              <w:rPr>
                <w:rFonts w:eastAsiaTheme="minorEastAsia" w:hint="eastAsia"/>
                <w:i/>
                <w:iCs/>
                <w:lang w:eastAsia="zh-CN"/>
              </w:rPr>
              <w:instrText>2</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5.0\n5</w:instrText>
            </w:r>
            <w:r>
              <w:rPr>
                <w:rFonts w:eastAsiaTheme="minorEastAsia" w:hint="eastAsia"/>
                <w:i/>
                <w:iCs/>
                <w:lang w:eastAsia="zh-CN"/>
              </w:rPr>
              <w:instrText>年影响因子</w:instrText>
            </w:r>
            <w:r>
              <w:rPr>
                <w:rFonts w:eastAsiaTheme="minorEastAsia" w:hint="eastAsia"/>
                <w:i/>
                <w:iCs/>
                <w:lang w:eastAsia="zh-CN"/>
              </w:rPr>
              <w:instrText>: 8.1\n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商业：管理</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\nJCI: 1.02","page":"702-714","source":"5.0","title":"Form versus function: How the intensities of specific emotions evoked in functional versus hedonic trade-offs mediate product preferences","title-short":"Form versus function","volume":"44</w:instrText>
            </w:r>
            <w:r>
              <w:rPr>
                <w:rFonts w:eastAsiaTheme="minorEastAsia"/>
                <w:i/>
                <w:iCs/>
                <w:lang w:eastAsia="zh-CN"/>
              </w:rPr>
              <w:instrText>","author":[{"family":"Chitturi","given":"Ravindra"},{"family":"Raghunathan","given":"Rajagopal"},{"family":"Mahajan","given":"Vijay"}],"issued":{"date-parts":[["2007",11,1]]},"citation-key":"chitturiFormFunctionHow2007"}},{"id":6699,"uris":["http://zotero.org/users/10843041/items/3QPXH3KZ"],"itemData":{"id":6699,"type":"article-journal","abstract":"This study used three progressive experiments to isolate two dimensions of bottled water packaging: cap color and bottle shape. The objective of the first experiment was to test how the color of the bottle cap can change consumer preference. We evaluated four cylindrical bottles with different color caps (red, black, blue, and white). Results show that using a blue cap generates substantial positive changes in preference. The goal of the second experiment was to isolate the effect of bottle shape. Of the three bottle forms (cylindrical, squared, and anthropomorphic), the anthropomorphic was preferred. Results show that using a blue cap or an anthropomorphic shape improves preference and quality perceptions. A third experiment compared four price gaps (same price, 5%, 10%, and 20%) for the best versus worst shape and/color combination. In general, increasing the price of the bottle with the best color and shape decreases the choice preference. However, a 20% price increase improves the quality perception and inverts this trend. These results give product designers and marketing managers insights on how use color and shape to gain consumer preference.","containe</w:instrText>
            </w:r>
            <w:r>
              <w:rPr>
                <w:rFonts w:eastAsiaTheme="minorEastAsia" w:hint="eastAsia"/>
                <w:i/>
                <w:iCs/>
                <w:lang w:eastAsia="zh-CN"/>
              </w:rPr>
              <w:instrText>r-title":"Color Research &amp; Application","DOI":"10.1002/col.22761","ISSN":"1520-6378","issue":"3","journalAbbreviation":"Color Res. Appl.","language":"en","license":"© 2021 Wiley Periodicals LLC.","note":"JCR</w:instrText>
            </w:r>
            <w:r>
              <w:rPr>
                <w:rFonts w:eastAsiaTheme="minorEastAsia" w:hint="eastAsia"/>
                <w:i/>
                <w:iCs/>
                <w:lang w:eastAsia="zh-CN"/>
              </w:rPr>
              <w:instrText>分区</w:instrText>
            </w:r>
            <w:r>
              <w:rPr>
                <w:rFonts w:eastAsiaTheme="minorEastAsia" w:hint="eastAsia"/>
                <w:i/>
                <w:iCs/>
                <w:lang w:eastAsia="zh-CN"/>
              </w:rPr>
              <w:instrText>: Q3\n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工程技术</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1.4\n5</w:instrText>
            </w:r>
            <w:r>
              <w:rPr>
                <w:rFonts w:eastAsiaTheme="minorEastAsia" w:hint="eastAsia"/>
                <w:i/>
                <w:iCs/>
                <w:lang w:eastAsia="zh-CN"/>
              </w:rPr>
              <w:instrText>年影响因子</w:instrText>
            </w:r>
            <w:r>
              <w:rPr>
                <w:rFonts w:eastAsiaTheme="minorEastAsia" w:hint="eastAsia"/>
                <w:i/>
                <w:iCs/>
                <w:lang w:eastAsia="zh-CN"/>
              </w:rPr>
              <w:instrText xml:space="preserve">: 1.7\nEI: </w:instrText>
            </w:r>
            <w:r>
              <w:rPr>
                <w:rFonts w:eastAsiaTheme="minorEastAsia" w:hint="eastAsia"/>
                <w:i/>
                <w:iCs/>
                <w:lang w:eastAsia="zh-CN"/>
              </w:rPr>
              <w:instrText>是</w:instrText>
            </w:r>
            <w:r>
              <w:rPr>
                <w:rFonts w:eastAsiaTheme="minorEastAsia" w:hint="eastAsia"/>
                <w:i/>
                <w:iCs/>
                <w:lang w:eastAsia="zh-CN"/>
              </w:rPr>
              <w:instrText>\n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应用化学</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成像科学与照相技术</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光学</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\nJCI: 0.29","page":"729-744","source":"Wiley Online Library","title":"Visual design elements of product packaging: Implications for consumers' emotions, perceptions of quality, and price","title-short":"Visual</w:instrText>
            </w:r>
            <w:r>
              <w:rPr>
                <w:rFonts w:eastAsiaTheme="minorEastAsia"/>
                <w:i/>
                <w:iCs/>
                <w:lang w:eastAsia="zh-CN"/>
              </w:rPr>
              <w:instrText xml:space="preserve"> design elements of product packaging","volume":"47","author":[{"family":"Chitturi","given":"Ravindra"},{"family":"Londoño","given":"Juan C."},{"family":"Henriquez","given":"Maria Cecilia"}],"issued":{"date-parts":[["2022"]]},"citation-key":"chitturiVisualDesignElements2022"}}],"schema":"https://github.com/citation-style-language/schema/raw/master/csl-citation.json"} </w:instrText>
            </w:r>
            <w:r>
              <w:rPr>
                <w:rFonts w:eastAsiaTheme="minorEastAsia"/>
                <w:i/>
                <w:iCs/>
                <w:lang w:eastAsia="zh-CN"/>
              </w:rPr>
              <w:fldChar w:fldCharType="separate"/>
            </w:r>
            <w:r w:rsidRPr="00CF1C27">
              <w:t>(Chitturi et al., 2007, 2022)</w:t>
            </w:r>
            <w:r>
              <w:rPr>
                <w:rFonts w:eastAsiaTheme="minorEastAsia"/>
                <w:i/>
                <w:iCs/>
                <w:lang w:eastAsia="zh-CN"/>
              </w:rPr>
              <w:fldChar w:fldCharType="end"/>
            </w:r>
            <w:r w:rsidRPr="00187420">
              <w:t xml:space="preserve">; </w:t>
            </w:r>
            <w:r w:rsidRPr="00187420">
              <w:rPr>
                <w:i/>
                <w:iCs/>
              </w:rPr>
              <w:t>Packaging</w:t>
            </w:r>
            <w:r w:rsidRPr="00B06643">
              <w:rPr>
                <w:i/>
                <w:iCs/>
              </w:rPr>
              <w:t xml:space="preserve"> Congruity</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{"citationID":"kbZoPgGt","properties":{"formattedCitation":"(Su &amp; Wang, 2024)","plainCitation":"(Su &amp; Wang, 2024)","noteIndex":0},"citationItems":[{"id":6696,"uris":["http://zotero.org/users/10843041/items/KFT8DYBK"],"itemData":{"id":6696,"type":"article-journal","abstract":"Packaging color entices and influences consumer perceptions and significantly affects the identification of products. Marketers manipulate the exterior packaging to influence consumer expectations, experiences, and behaviors. Building upon psychological literature on colors and emotions, we explored the influence of food packaging color and food type on consumers' purchase intentions. Study 1 explored the interaction effects between food packaging color (warm vs. cold) and food type (vice foods vs. virtue foods) on consumers' purchase intentions. Study 2 examined whether perceived fluency mediates the interaction effect of food packaging color and food type on consumers' purchase intentions. The results showed that for vice foods, characterized by tastiness but unhealthiness, the utilization of warm-colored food packaging enhances consumer purchase intent. In contrast, for virtue foods that are healthful but lack gustatory appeal, the use of cold food packaging colors will lead to higher consumer purchase intent. Perceived fluency mediates the interaction effect of food packaging color and food type on consumers' purchase intentions. This study will assist marketers to exploring a range of possibilities for packing color, impacting both the physiological and cognitive dimensions of consumer behavior related to food products, and offering practical implications for market managers.","call-number":"2","container-title":"Frontiers in Nutrition","DOI":"10.3</w:instrText>
            </w:r>
            <w:r>
              <w:rPr>
                <w:rFonts w:eastAsiaTheme="minorEastAsia" w:hint="eastAsia"/>
                <w:i/>
                <w:iCs/>
                <w:lang w:eastAsia="zh-CN"/>
              </w:rPr>
              <w:instrText>389/fnut.2023.1344237","ISSN":"2296-861X","journalAbbreviation":"Front. Nutr.","language":"en","note":"JCR</w:instrText>
            </w:r>
            <w:r>
              <w:rPr>
                <w:rFonts w:eastAsiaTheme="minorEastAsia" w:hint="eastAsia"/>
                <w:i/>
                <w:iCs/>
                <w:lang w:eastAsia="zh-CN"/>
              </w:rPr>
              <w:instrText>分区</w:instrText>
            </w:r>
            <w:r>
              <w:rPr>
                <w:rFonts w:eastAsiaTheme="minorEastAsia" w:hint="eastAsia"/>
                <w:i/>
                <w:iCs/>
                <w:lang w:eastAsia="zh-CN"/>
              </w:rPr>
              <w:instrText>: Q1\n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农林科学</w:instrText>
            </w:r>
            <w:r>
              <w:rPr>
                <w:rFonts w:eastAsiaTheme="minorEastAsia" w:hint="eastAsia"/>
                <w:i/>
                <w:iCs/>
                <w:lang w:eastAsia="zh-CN"/>
              </w:rPr>
              <w:instrText>2</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5.1\n5</w:instrText>
            </w:r>
            <w:r>
              <w:rPr>
                <w:rFonts w:eastAsiaTheme="minorEastAsia" w:hint="eastAsia"/>
                <w:i/>
                <w:iCs/>
                <w:lang w:eastAsia="zh-CN"/>
              </w:rPr>
              <w:instrText>年影响因子</w:instrText>
            </w:r>
            <w:r>
              <w:rPr>
                <w:rFonts w:eastAsiaTheme="minorEastAsia" w:hint="eastAsia"/>
                <w:i/>
                <w:iCs/>
                <w:lang w:eastAsia="zh-CN"/>
              </w:rPr>
              <w:instrText>: 5.4\n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营养学</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 xml:space="preserve">\nJCI: 0.95","source":"5.1","title":"Influence of food packaging color and foods </w:instrText>
            </w:r>
            <w:r>
              <w:rPr>
                <w:rFonts w:eastAsiaTheme="minorEastAsia"/>
                <w:i/>
                <w:iCs/>
                <w:lang w:eastAsia="zh-CN"/>
              </w:rPr>
              <w:instrText xml:space="preserve">type on consumer purchase intention: The mediating role of perceived fluency","title-short":"Influence of food packaging color and foods type on consumer purchase intention","URL":"https://www.frontiersin.org/journals/nutrition/articles/10.3389/fnut.2023.1344237/full","volume":"10","author":[{"family":"Su","given":"Jie"},{"family":"Wang","given":"Shuqi"}],"accessed":{"date-parts":[["2025",9,10]]},"issued":{"date-parts":[["2024",1,18]]},"citation-key":"suInfluenceFoodPackaging2024"}}],"schema":"https://github.com/citation-style-language/schema/raw/master/csl-citation.json"} </w:instrText>
            </w:r>
            <w:r>
              <w:rPr>
                <w:rFonts w:eastAsiaTheme="minorEastAsia"/>
                <w:i/>
                <w:iCs/>
                <w:lang w:eastAsia="zh-CN"/>
              </w:rPr>
              <w:fldChar w:fldCharType="separate"/>
            </w:r>
            <w:r w:rsidRPr="00CF1C27">
              <w:t>(Su &amp; Wang, 2024)</w:t>
            </w:r>
            <w:r>
              <w:rPr>
                <w:rFonts w:eastAsiaTheme="minorEastAsia"/>
                <w:i/>
                <w:iCs/>
                <w:lang w:eastAsia="zh-CN"/>
              </w:rPr>
              <w:fldChar w:fldCharType="end"/>
            </w:r>
          </w:p>
        </w:tc>
        <w:tc>
          <w:tcPr>
            <w:tcW w:w="3344" w:type="dxa"/>
            <w:hideMark/>
          </w:tcPr>
          <w:p w14:paraId="0577C21F" w14:textId="77777777" w:rsidR="00A436E6" w:rsidRPr="00187420" w:rsidRDefault="00A436E6" w:rsidP="00D23470">
            <w:pPr>
              <w:pStyle w:val="TableCell"/>
            </w:pPr>
            <w:r w:rsidRPr="00187420">
              <w:t>Packaging design influences emotions and purchase intentions through color, shape, and alignment with consumer expectations.</w:t>
            </w:r>
          </w:p>
        </w:tc>
      </w:tr>
      <w:tr w:rsidR="00A436E6" w:rsidRPr="00187420" w14:paraId="6FEFE062" w14:textId="77777777" w:rsidTr="00D23470">
        <w:trPr>
          <w:cnfStyle w:val="010000000000" w:firstRow="0" w:lastRow="1" w:firstColumn="0" w:lastColumn="0" w:oddVBand="0" w:evenVBand="0" w:oddHBand="0" w:evenHBand="0" w:firstRowFirstColumn="0" w:firstRowLastColumn="0" w:lastRowFirstColumn="0" w:lastRowLastColumn="0"/>
        </w:trPr>
        <w:tc>
          <w:tcPr>
            <w:tcW w:w="1701" w:type="dxa"/>
            <w:hideMark/>
          </w:tcPr>
          <w:p w14:paraId="7828FE6C" w14:textId="77777777" w:rsidR="00A436E6" w:rsidRPr="00187420" w:rsidRDefault="00A436E6" w:rsidP="00D23470">
            <w:pPr>
              <w:pStyle w:val="TableCell"/>
            </w:pPr>
            <w:r w:rsidRPr="00187420">
              <w:t>Design Theory</w:t>
            </w:r>
          </w:p>
        </w:tc>
        <w:tc>
          <w:tcPr>
            <w:tcW w:w="3261" w:type="dxa"/>
            <w:hideMark/>
          </w:tcPr>
          <w:p w14:paraId="57B56CD2" w14:textId="77777777" w:rsidR="00A436E6" w:rsidRPr="00D64406" w:rsidRDefault="00A436E6" w:rsidP="00D23470">
            <w:pPr>
              <w:pStyle w:val="TableCell"/>
              <w:rPr>
                <w:rFonts w:eastAsiaTheme="minorEastAsia"/>
                <w:lang w:eastAsia="zh-CN"/>
              </w:rPr>
            </w:pPr>
            <w:r w:rsidRPr="00187420">
              <w:rPr>
                <w:i/>
                <w:iCs/>
              </w:rPr>
              <w:t>Product Experience Framework</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{"citationID":"aWQLFmkZ","properties":{"formattedCitation":"(Desmet &amp; Hekkert, 2007)","plainCitation":"(Desmet &amp; Hekkert, 2007)","noteIndex":0},"citationItems":[{"id":6920,"uris":["http://zotero.org/users/10843041/items/AFFBQM9U"],"itemData":{"id":6920,"type":"article-journal","abstract":"In this paper, we introduce a general framework for product experience that applies to all affective responses that can be experienced in human-product interaction. Three distinct components or levels of product experiences are discussed: aesthetic experience, experience of meaning, and emotional experience. All three components are distinguished in having their own lawful underlying process. The aesthetic level involves a product’s capacity to delight one or more of our sensory modalities. The meaning level involves our ability to assign personality or other expressive characteristics and to assess the personal or symbolic significance of products. The emotional level involves those experiences that are typically considered in emotion psychology and in everyday language about emotions, such as love and anger, which are elicited by the appraised relational meaning of products. The framework indicates patterns for the processes that underlie the different types of affective product experiences, which are used to explain the personal and layered nature of product experience","call-number":"3","container-title":"International Journal of Design","journalAbbreviation":"Int. J. Des.","note":"JCR</w:instrText>
            </w:r>
            <w:r>
              <w:rPr>
                <w:rFonts w:eastAsiaTheme="minorEastAsia" w:hint="eastAsia"/>
                <w:i/>
                <w:iCs/>
                <w:lang w:eastAsia="zh-CN"/>
              </w:rPr>
              <w:instrText>分区</w:instrText>
            </w:r>
            <w:r>
              <w:rPr>
                <w:rFonts w:eastAsiaTheme="minorEastAsia" w:hint="eastAsia"/>
                <w:i/>
                <w:iCs/>
                <w:lang w:eastAsia="zh-CN"/>
              </w:rPr>
              <w:instrText>: Q2\n</w:instrText>
            </w:r>
            <w:r>
              <w:rPr>
                <w:rFonts w:eastAsiaTheme="minorEastAsia" w:hint="eastAsia"/>
                <w:i/>
                <w:iCs/>
                <w:lang w:eastAsia="zh-CN"/>
              </w:rPr>
              <w:instrText>中科院分区升级版</w:instrText>
            </w:r>
            <w:r>
              <w:rPr>
                <w:rFonts w:eastAsiaTheme="minorEastAsia" w:hint="eastAsia"/>
                <w:i/>
                <w:iCs/>
                <w:lang w:eastAsia="zh-CN"/>
              </w:rPr>
              <w:instrText xml:space="preserve">: </w:instrText>
            </w:r>
            <w:r>
              <w:rPr>
                <w:rFonts w:eastAsiaTheme="minorEastAsia" w:hint="eastAsia"/>
                <w:i/>
                <w:iCs/>
                <w:lang w:eastAsia="zh-CN"/>
              </w:rPr>
              <w:instrText>工程技术</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\n</w:instrText>
            </w:r>
            <w:r>
              <w:rPr>
                <w:rFonts w:eastAsiaTheme="minorEastAsia" w:hint="eastAsia"/>
                <w:i/>
                <w:iCs/>
                <w:lang w:eastAsia="zh-CN"/>
              </w:rPr>
              <w:instrText>影响因子</w:instrText>
            </w:r>
            <w:r>
              <w:rPr>
                <w:rFonts w:eastAsiaTheme="minorEastAsia" w:hint="eastAsia"/>
                <w:i/>
                <w:iCs/>
                <w:lang w:eastAsia="zh-CN"/>
              </w:rPr>
              <w:instrText>: 1.9\n5</w:instrText>
            </w:r>
            <w:r>
              <w:rPr>
                <w:rFonts w:eastAsiaTheme="minorEastAsia" w:hint="eastAsia"/>
                <w:i/>
                <w:iCs/>
                <w:lang w:eastAsia="zh-CN"/>
              </w:rPr>
              <w:instrText>年影响因子</w:instrText>
            </w:r>
            <w:r>
              <w:rPr>
                <w:rFonts w:eastAsiaTheme="minorEastAsia" w:hint="eastAsia"/>
                <w:i/>
                <w:iCs/>
                <w:lang w:eastAsia="zh-CN"/>
              </w:rPr>
              <w:instrText>: 2.4\n</w:instrText>
            </w:r>
            <w:r>
              <w:rPr>
                <w:rFonts w:eastAsiaTheme="minorEastAsia" w:hint="eastAsia"/>
                <w:i/>
                <w:iCs/>
                <w:lang w:eastAsia="zh-CN"/>
              </w:rPr>
              <w:instrText>中科院升级版小类分区</w:instrText>
            </w:r>
            <w:r>
              <w:rPr>
                <w:rFonts w:eastAsiaTheme="minorEastAsia" w:hint="eastAsia"/>
                <w:i/>
                <w:iCs/>
                <w:lang w:eastAsia="zh-CN"/>
              </w:rPr>
              <w:instrText xml:space="preserve">: </w:instrText>
            </w:r>
            <w:r>
              <w:rPr>
                <w:rFonts w:eastAsiaTheme="minorEastAsia" w:hint="eastAsia"/>
                <w:i/>
                <w:iCs/>
                <w:lang w:eastAsia="zh-CN"/>
              </w:rPr>
              <w:instrText>艺术</w:instrText>
            </w:r>
            <w:r>
              <w:rPr>
                <w:rFonts w:eastAsiaTheme="minorEastAsia" w:hint="eastAsia"/>
                <w:i/>
                <w:iCs/>
                <w:lang w:eastAsia="zh-CN"/>
              </w:rPr>
              <w:instrText>3</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工程：制造</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工程：综合</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w:instrText>
            </w:r>
            <w:r>
              <w:rPr>
                <w:rFonts w:eastAsiaTheme="minorEastAsia" w:hint="eastAsia"/>
                <w:i/>
                <w:iCs/>
                <w:lang w:eastAsia="zh-CN"/>
              </w:rPr>
              <w:instrText>社会科学：跨领域</w:instrText>
            </w:r>
            <w:r>
              <w:rPr>
                <w:rFonts w:eastAsiaTheme="minorEastAsia" w:hint="eastAsia"/>
                <w:i/>
                <w:iCs/>
                <w:lang w:eastAsia="zh-CN"/>
              </w:rPr>
              <w:instrText>4</w:instrText>
            </w:r>
            <w:r>
              <w:rPr>
                <w:rFonts w:eastAsiaTheme="minorEastAsia" w:hint="eastAsia"/>
                <w:i/>
                <w:iCs/>
                <w:lang w:eastAsia="zh-CN"/>
              </w:rPr>
              <w:instrText>区。</w:instrText>
            </w:r>
            <w:r>
              <w:rPr>
                <w:rFonts w:eastAsiaTheme="minorEastAsia" w:hint="eastAsia"/>
                <w:i/>
                <w:iCs/>
                <w:lang w:eastAsia="zh-CN"/>
              </w:rPr>
              <w:instrText>\nJCI: 1.24\nAHCI: A&amp;HCI","page":"57-66","source":"1.9","title":"Framework of Product Experience","volume":"1","author":[{"family":"Desmet","given":"Pieter"},{"f</w:instrText>
            </w:r>
            <w:r>
              <w:rPr>
                <w:rFonts w:eastAsiaTheme="minorEastAsia"/>
                <w:i/>
                <w:iCs/>
                <w:lang w:eastAsia="zh-CN"/>
              </w:rPr>
              <w:instrText xml:space="preserve">amily":"Hekkert","given":"Paul"}],"issued":{"date-parts":[["2007",4,1]]},"citation-key":"desmetFrameworkProductExperience2007"}}],"schema":"https://github.com/citation-style-language/schema/raw/master/csl-citation.json"} </w:instrText>
            </w:r>
            <w:r>
              <w:rPr>
                <w:rFonts w:eastAsiaTheme="minorEastAsia"/>
                <w:i/>
                <w:iCs/>
                <w:lang w:eastAsia="zh-CN"/>
              </w:rPr>
              <w:fldChar w:fldCharType="separate"/>
            </w:r>
            <w:r w:rsidRPr="00CF1C27">
              <w:t>(Desmet &amp; Hekkert, 2007)</w:t>
            </w:r>
            <w:r>
              <w:rPr>
                <w:rFonts w:eastAsiaTheme="minorEastAsia"/>
                <w:i/>
                <w:iCs/>
                <w:lang w:eastAsia="zh-CN"/>
              </w:rPr>
              <w:fldChar w:fldCharType="end"/>
            </w:r>
            <w:r w:rsidRPr="00187420">
              <w:t xml:space="preserve">; </w:t>
            </w:r>
            <w:r w:rsidRPr="00187420">
              <w:rPr>
                <w:i/>
                <w:iCs/>
              </w:rPr>
              <w:t>Visceral Design</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{"citationID":"LK15Y791","properties":{"formattedCitation":"({\\i{}Emotional Design - Why We Love (or Hate) Everyday Things (2003) (Donald A. Norman) (Z-Library)}, n.d.)","plainCitation":"(Emotional Design - Why We Love (or Hate) Everyday Things (2003) (Donald A. Norman) (Z-Library), n.d.)","noteIndex":0},"citationItems":[{"id":6906,"uris":["http://zotero.org/users/10843041/items/YGBI5T3C"],"itemData":{"id":6906,"type":"document","title":"Emotional Design - Why We Love (or Hate) Everyday Things (2003) (Donald A. Norman) (Z-Library)","citation-key":""}}],"schema":"https://github.com/citation-style-language/schema/raw/master/csl-citation.json"} </w:instrText>
            </w:r>
            <w:r>
              <w:rPr>
                <w:rFonts w:eastAsiaTheme="minorEastAsia"/>
                <w:i/>
                <w:iCs/>
                <w:lang w:eastAsia="zh-CN"/>
              </w:rPr>
              <w:fldChar w:fldCharType="separate"/>
            </w:r>
            <w:r w:rsidRPr="00CF1C27">
              <w:rPr>
                <w:kern w:val="0"/>
              </w:rPr>
              <w:t>(</w:t>
            </w:r>
            <w:r w:rsidRPr="00CF1C27">
              <w:rPr>
                <w:i/>
                <w:iCs/>
                <w:kern w:val="0"/>
              </w:rPr>
              <w:t>Emotional Design - Why We Love (or Hate) Everyday Things (2003) (Donald A. Norman) (Z-Library)</w:t>
            </w:r>
            <w:r w:rsidRPr="00CF1C27">
              <w:rPr>
                <w:kern w:val="0"/>
              </w:rPr>
              <w:t>, n.d.)</w:t>
            </w:r>
            <w:r>
              <w:rPr>
                <w:rFonts w:eastAsiaTheme="minorEastAsia"/>
                <w:i/>
                <w:iCs/>
                <w:lang w:eastAsia="zh-CN"/>
              </w:rPr>
              <w:fldChar w:fldCharType="end"/>
            </w:r>
            <w:r w:rsidRPr="00187420">
              <w:t xml:space="preserve">; </w:t>
            </w:r>
            <w:r w:rsidRPr="00187420">
              <w:rPr>
                <w:i/>
                <w:iCs/>
              </w:rPr>
              <w:t>Pleasurable Design Model</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{"citationID":"eqAWYBnp","properties":{"formattedCitation":"(Jordan, 2000)","plainCitation":"(Jordan, 2000)","noteIndex":0},"citationItems":[{"id":6918,"uris":["http://zotero.org/users/10843041/items/4CTVM2J6"],"itemData":{"id":6918,"type":"book","abstract":"Written by Patrick W. Jordan, a leader in cognitive ergonomics, this landmark resource not only explores usability, but takes the reader beyond it. The author explains how good designs can appeal to the user holistically, leading to products that are a joy to own and use. He examines how human factors are being used more and more in the product design process within commercial manufacturing organizations. The book delineates a practical framework, providing a structured approach to the creation of product design concepts, describes new design and evaluation techniques and established methodologies, such as Kansei Engineering, and includes a pre-validated questionnaire for evaluating designs.","ISBN":"978-1-135-73411-4","language":"en","note":"Google-Books-ID: F1kMEAAAQBAJ","number-of-pages":"225","publisher":"CRC Press","source":"Google Books","title":"Designing pleasurable products: an introduction to the new human factors","title-short":"Designing pleasurable products","author":[{"family":"Jordan","given":"Patrick W."}],"issued":{"date-parts":[["2000",4,27]]},"citation-key":"jordanDesigningPleasurableProducts2000"}}],"schema":"https://github.com/citation-style-language/schema/raw/master/csl-citation.json"} </w:instrText>
            </w:r>
            <w:r>
              <w:rPr>
                <w:rFonts w:eastAsiaTheme="minorEastAsia"/>
                <w:i/>
                <w:iCs/>
                <w:lang w:eastAsia="zh-CN"/>
              </w:rPr>
              <w:fldChar w:fldCharType="separate"/>
            </w:r>
            <w:r w:rsidRPr="00CF1C27">
              <w:t>(Jordan, 2000)</w:t>
            </w:r>
            <w:r>
              <w:rPr>
                <w:rFonts w:eastAsiaTheme="minorEastAsia"/>
                <w:i/>
                <w:iCs/>
                <w:lang w:eastAsia="zh-CN"/>
              </w:rPr>
              <w:fldChar w:fldCharType="end"/>
            </w:r>
            <w:r w:rsidRPr="00187420">
              <w:t xml:space="preserve">; </w:t>
            </w:r>
            <w:r w:rsidRPr="00187420">
              <w:rPr>
                <w:i/>
                <w:iCs/>
              </w:rPr>
              <w:t>Hedonic vs. Pragmatic Quality</w:t>
            </w:r>
            <w:r>
              <w:rPr>
                <w:rFonts w:eastAsiaTheme="minorEastAsia" w:hint="eastAsia"/>
                <w:i/>
                <w:iCs/>
                <w:lang w:eastAsia="zh-CN"/>
              </w:rPr>
              <w:t xml:space="preserve"> </w:t>
            </w:r>
            <w:r>
              <w:rPr>
                <w:rFonts w:eastAsiaTheme="minorEastAsia"/>
                <w:i/>
                <w:iCs/>
                <w:lang w:eastAsia="zh-CN"/>
              </w:rPr>
              <w:fldChar w:fldCharType="begin"/>
            </w:r>
            <w:r>
              <w:rPr>
                <w:rFonts w:eastAsiaTheme="minorEastAsia"/>
                <w:i/>
                <w:iCs/>
                <w:lang w:eastAsia="zh-CN"/>
              </w:rPr>
              <w:instrText xml:space="preserve"> ADDIN ZOTERO_ITEM CSL_CITATION {"citationID":"JoI6rUSC","properties":{"formattedCitation":"(Hassenzahl, 2010)","plainCitation":"(Hassenzahl, 2010)","noteIndex":0},"citationItems":[{"id":6882,"uris":["http://zotero.org/users/10843041/items/M6ZPVNJX"],"itemData":{"id":6882,"type":"book","collection-title":"Synthesis Lectures on Human-Centered Informatics","edition":"1st ed. 2010","event-place":"Cham","ISBN":"978-3-031-02191-6","language":"en","note":"DOI: 10.1007/978-3-031-02191-6","number-of-pages":"1","publisher":"Springer International Publishing","publisher-place":"Cham","source":"K10plus ISBN","title":"Experience design: technology for all the right reasons","title-short":"Experience design","author":[{"family":"Hassenzahl","given":"Marc"}],"issued":{"date-parts":[["2010"]]},"citation-key":"hassenzahlExperienceDesignTechnology2010"}}],"schema":"https://github.com/citation-style-language/schema/raw/master/csl-citation.json"} </w:instrText>
            </w:r>
            <w:r>
              <w:rPr>
                <w:rFonts w:eastAsiaTheme="minorEastAsia"/>
                <w:i/>
                <w:iCs/>
                <w:lang w:eastAsia="zh-CN"/>
              </w:rPr>
              <w:fldChar w:fldCharType="separate"/>
            </w:r>
            <w:r w:rsidRPr="00CF1C27">
              <w:t>(Hassenzahl, 2010)</w:t>
            </w:r>
            <w:r>
              <w:rPr>
                <w:rFonts w:eastAsiaTheme="minorEastAsia"/>
                <w:i/>
                <w:iCs/>
                <w:lang w:eastAsia="zh-CN"/>
              </w:rPr>
              <w:fldChar w:fldCharType="end"/>
            </w:r>
          </w:p>
        </w:tc>
        <w:tc>
          <w:tcPr>
            <w:tcW w:w="3344" w:type="dxa"/>
            <w:hideMark/>
          </w:tcPr>
          <w:p w14:paraId="661C8A3B" w14:textId="77777777" w:rsidR="00A436E6" w:rsidRPr="00187420" w:rsidRDefault="00A436E6" w:rsidP="00D23470">
            <w:pPr>
              <w:pStyle w:val="TableCell"/>
            </w:pPr>
            <w:r w:rsidRPr="00187420">
              <w:t>Design plays a crucial role in emotional fit, focusing on how aesthetic and emotional expressions align with user expectations and needs.</w:t>
            </w:r>
          </w:p>
        </w:tc>
      </w:tr>
    </w:tbl>
    <w:p w14:paraId="035C019F" w14:textId="1416CC87" w:rsidR="00F36323" w:rsidRPr="00F36323" w:rsidRDefault="00F36323" w:rsidP="00F36323">
      <w:pPr>
        <w:pStyle w:val="Head2"/>
        <w:rPr>
          <w:lang w:eastAsia="zh-CN"/>
        </w:rPr>
      </w:pPr>
      <w:r w:rsidRPr="00F36323">
        <w:rPr>
          <w:lang w:eastAsia="zh-CN"/>
        </w:rPr>
        <w:t>Intentions</w:t>
      </w:r>
    </w:p>
    <w:p w14:paraId="495C325A" w14:textId="77777777" w:rsidR="008A5C14" w:rsidRPr="00F36323" w:rsidRDefault="008A5C14" w:rsidP="00F36323">
      <w:pPr>
        <w:pStyle w:val="Head3"/>
        <w:rPr>
          <w:rFonts w:eastAsia="宋体"/>
        </w:rPr>
      </w:pPr>
      <w:r w:rsidRPr="00F36323">
        <w:t>Design attractiveness</w:t>
      </w:r>
    </w:p>
    <w:p w14:paraId="710482DB" w14:textId="77777777" w:rsidR="008A5C14" w:rsidRPr="008F4ED2" w:rsidRDefault="008A5C14" w:rsidP="008A5C14">
      <w:pPr>
        <w:pStyle w:val="Para"/>
      </w:pPr>
      <w:r w:rsidRPr="008F4ED2">
        <w:rPr>
          <w:rFonts w:hint="eastAsia"/>
        </w:rPr>
        <w:t>D</w:t>
      </w:r>
      <w:r w:rsidRPr="008F4ED2">
        <w:t>esign</w:t>
      </w:r>
      <w:r w:rsidRPr="008F4ED2">
        <w:rPr>
          <w:rFonts w:hint="eastAsia"/>
        </w:rPr>
        <w:t xml:space="preserve"> </w:t>
      </w:r>
      <w:r w:rsidRPr="008F4ED2">
        <w:t>attractiveness</w:t>
      </w:r>
      <w:r w:rsidRPr="008F4ED2">
        <w:rPr>
          <w:rFonts w:hint="eastAsia"/>
        </w:rPr>
        <w:t xml:space="preserve"> </w:t>
      </w:r>
      <w:r w:rsidRPr="008F4ED2">
        <w:rPr>
          <w:rFonts w:ascii="宋体" w:eastAsia="宋体" w:hAnsi="宋体" w:cs="宋体" w:hint="eastAsia"/>
        </w:rPr>
        <w:t>并非一个常用术语，相关研究多以</w:t>
      </w:r>
      <w:r w:rsidRPr="008F4ED2">
        <w:t xml:space="preserve"> product attractiveness</w:t>
      </w:r>
      <w:r w:rsidRPr="008F4ED2">
        <w:rPr>
          <w:rFonts w:ascii="宋体" w:eastAsia="宋体" w:hAnsi="宋体" w:cs="宋体" w:hint="eastAsia"/>
        </w:rPr>
        <w:t>、</w:t>
      </w:r>
      <w:r w:rsidRPr="008F4ED2">
        <w:t xml:space="preserve">visual attractiveness </w:t>
      </w:r>
      <w:r w:rsidRPr="008F4ED2">
        <w:rPr>
          <w:rFonts w:ascii="宋体" w:eastAsia="宋体" w:hAnsi="宋体" w:cs="宋体" w:hint="eastAsia"/>
        </w:rPr>
        <w:t>等概念探讨产品外观、审美品质或符号意义</w:t>
      </w:r>
      <w:r>
        <w:rPr>
          <w:rFonts w:ascii="宋体" w:eastAsia="宋体" w:hAnsi="宋体" w:cs="宋体" w:hint="eastAsia"/>
          <w:lang w:eastAsia="zh-CN"/>
        </w:rPr>
        <w:t>这些单一维度的属性</w:t>
      </w:r>
      <w:r w:rsidRPr="008F4ED2">
        <w:rPr>
          <w:rFonts w:ascii="宋体" w:eastAsia="宋体" w:hAnsi="宋体" w:cs="宋体" w:hint="eastAsia"/>
        </w:rPr>
        <w:t>对消费者的影响。为便于</w:t>
      </w:r>
      <w:r>
        <w:rPr>
          <w:rFonts w:ascii="宋体" w:eastAsia="宋体" w:hAnsi="宋体" w:cs="宋体" w:hint="eastAsia"/>
        </w:rPr>
        <w:t>讨论</w:t>
      </w:r>
      <w:r w:rsidRPr="008F4ED2">
        <w:rPr>
          <w:rFonts w:ascii="宋体" w:eastAsia="宋体" w:hAnsi="宋体" w:cs="宋体" w:hint="eastAsia"/>
        </w:rPr>
        <w:t>，本研究</w:t>
      </w:r>
      <w:r>
        <w:rPr>
          <w:rFonts w:ascii="宋体" w:eastAsia="宋体" w:hAnsi="宋体" w:cs="宋体" w:hint="eastAsia"/>
        </w:rPr>
        <w:t>对花艺礼品设计的评估采用</w:t>
      </w:r>
      <w:r w:rsidRPr="008F4ED2">
        <w:t xml:space="preserve"> </w:t>
      </w:r>
      <w:r w:rsidRPr="008F4ED2">
        <w:rPr>
          <w:rFonts w:hint="eastAsia"/>
        </w:rPr>
        <w:t>D</w:t>
      </w:r>
      <w:r w:rsidRPr="008F4ED2">
        <w:t>esign</w:t>
      </w:r>
      <w:r w:rsidRPr="008F4ED2">
        <w:rPr>
          <w:rFonts w:hint="eastAsia"/>
        </w:rPr>
        <w:t xml:space="preserve"> </w:t>
      </w:r>
      <w:r w:rsidRPr="008F4ED2">
        <w:t>attractiveness</w:t>
      </w:r>
      <w:r>
        <w:rPr>
          <w:rFonts w:ascii="宋体" w:eastAsia="宋体" w:hAnsi="宋体" w:cs="宋体" w:hint="eastAsia"/>
        </w:rPr>
        <w:t>，以统括</w:t>
      </w:r>
      <w:r w:rsidRPr="008F4ED2">
        <w:rPr>
          <w:rFonts w:ascii="宋体" w:eastAsia="宋体" w:hAnsi="宋体" w:cs="宋体" w:hint="eastAsia"/>
        </w:rPr>
        <w:t>花材、配色、象征意义与整体设计风格等直接影响消费者喜好的要素</w:t>
      </w:r>
      <w:r>
        <w:rPr>
          <w:rFonts w:ascii="宋体" w:eastAsia="宋体" w:hAnsi="宋体" w:cs="宋体" w:hint="eastAsia"/>
        </w:rPr>
        <w:t>。对花艺礼品这类装饰性与情感价值突出的消费品设计而言，设计吸引力不仅是消费者决策的起点，也是推动情绪体验向购买意向转化的核心因素（</w:t>
      </w:r>
      <w:r>
        <w:rPr>
          <w:rFonts w:hint="eastAsia"/>
        </w:rPr>
        <w:t xml:space="preserve">Jordan, 2000; Norman, 2004; </w:t>
      </w:r>
      <w:proofErr w:type="spellStart"/>
      <w:r>
        <w:rPr>
          <w:rFonts w:hint="eastAsia"/>
        </w:rPr>
        <w:t>Tractinsky</w:t>
      </w:r>
      <w:proofErr w:type="spellEnd"/>
      <w:r>
        <w:rPr>
          <w:rFonts w:hint="eastAsia"/>
        </w:rPr>
        <w:t xml:space="preserve"> et al., 2000</w:t>
      </w:r>
      <w:r>
        <w:rPr>
          <w:rFonts w:ascii="宋体" w:eastAsia="宋体" w:hAnsi="宋体" w:cs="宋体" w:hint="eastAsia"/>
        </w:rPr>
        <w:t>）。</w:t>
      </w:r>
    </w:p>
    <w:p w14:paraId="551CF56E" w14:textId="77777777" w:rsidR="008A5C14" w:rsidRDefault="008A5C14" w:rsidP="008A5C14">
      <w:pPr>
        <w:pStyle w:val="Para"/>
        <w:rPr>
          <w:rFonts w:ascii="宋体" w:eastAsia="宋体" w:hAnsi="宋体" w:cs="宋体" w:hint="eastAsia"/>
          <w:lang w:eastAsia="zh-CN"/>
        </w:rPr>
      </w:pPr>
      <w:r w:rsidRPr="00916A08">
        <w:rPr>
          <w:rFonts w:ascii="宋体" w:eastAsia="宋体" w:hAnsi="宋体" w:cs="宋体" w:hint="eastAsia"/>
        </w:rPr>
        <w:t>早期，</w:t>
      </w:r>
      <w:r w:rsidRPr="00916A08">
        <w:rPr>
          <w:rFonts w:hint="eastAsia"/>
        </w:rPr>
        <w:t xml:space="preserve">Holbrook </w:t>
      </w:r>
      <w:r w:rsidRPr="00916A08">
        <w:rPr>
          <w:rFonts w:ascii="宋体" w:eastAsia="宋体" w:hAnsi="宋体" w:cs="宋体" w:hint="eastAsia"/>
        </w:rPr>
        <w:t>的一系列工作较早地关注到消费品的非功能属性，他的主张可以主要分为两个方面：</w:t>
      </w:r>
    </w:p>
    <w:p w14:paraId="53007020" w14:textId="77777777" w:rsidR="008A5C14" w:rsidRDefault="008A5C14" w:rsidP="008A5C14">
      <w:pPr>
        <w:pStyle w:val="Para"/>
        <w:rPr>
          <w:lang w:eastAsia="zh-CN"/>
        </w:rPr>
      </w:pPr>
      <w:r>
        <w:rPr>
          <w:rFonts w:hint="eastAsia"/>
          <w:lang w:eastAsia="zh-CN"/>
        </w:rPr>
        <w:t>1</w:t>
      </w:r>
      <w:r>
        <w:rPr>
          <w:rFonts w:ascii="宋体" w:eastAsia="宋体" w:hAnsi="宋体" w:cs="宋体" w:hint="eastAsia"/>
          <w:lang w:eastAsia="zh-CN"/>
        </w:rPr>
        <w:t>）提出</w:t>
      </w:r>
      <w:r w:rsidRPr="00916A08">
        <w:t>“</w:t>
      </w:r>
      <w:r w:rsidRPr="00916A08">
        <w:rPr>
          <w:rFonts w:ascii="宋体" w:eastAsia="宋体" w:hAnsi="宋体" w:cs="宋体" w:hint="eastAsia"/>
        </w:rPr>
        <w:t>审美义务</w:t>
      </w:r>
      <w:r w:rsidRPr="00916A08">
        <w:t>”</w:t>
      </w:r>
      <w:r w:rsidRPr="00916A08">
        <w:rPr>
          <w:rFonts w:ascii="宋体" w:eastAsia="宋体" w:hAnsi="宋体" w:cs="宋体" w:hint="eastAsia"/>
        </w:rPr>
        <w:t>（</w:t>
      </w:r>
      <w:r w:rsidRPr="00916A08">
        <w:t>esthetic imperative</w:t>
      </w:r>
      <w:r w:rsidRPr="00916A08">
        <w:rPr>
          <w:rFonts w:ascii="宋体" w:eastAsia="宋体" w:hAnsi="宋体" w:cs="宋体" w:hint="eastAsia"/>
        </w:rPr>
        <w:t>），主张消费者研究不能仅停留在功能和效用层面，而必须重视产品的审美性特征</w:t>
      </w:r>
      <w:r w:rsidRPr="00916A08">
        <w:t xml:space="preserve"> (Holbrook, 1981)</w:t>
      </w:r>
      <w:r w:rsidRPr="00916A08">
        <w:rPr>
          <w:rFonts w:ascii="宋体" w:eastAsia="宋体" w:hAnsi="宋体" w:cs="宋体" w:hint="eastAsia"/>
        </w:rPr>
        <w:t>。这一视角强调色彩、比例和造型等形式特征在消费者认知与态度形</w:t>
      </w:r>
      <w:r w:rsidRPr="00916A08">
        <w:rPr>
          <w:rFonts w:ascii="宋体" w:eastAsia="宋体" w:hAnsi="宋体" w:cs="宋体" w:hint="eastAsia"/>
        </w:rPr>
        <w:lastRenderedPageBreak/>
        <w:t>成中的重要作用（</w:t>
      </w:r>
      <w:r w:rsidRPr="00916A08">
        <w:t>Holbrook, 1986; DeLong, 1987; Veryzer, 1995</w:t>
      </w:r>
      <w:r w:rsidRPr="00916A08">
        <w:rPr>
          <w:rFonts w:ascii="宋体" w:eastAsia="宋体" w:hAnsi="宋体" w:cs="宋体" w:hint="eastAsia"/>
        </w:rPr>
        <w:t>）。这一转向使产品设计与美学逐渐成为消费心理学与市场营销研究的重要议题。</w:t>
      </w:r>
    </w:p>
    <w:p w14:paraId="52DA5C6E" w14:textId="77777777" w:rsidR="008A5C14" w:rsidRPr="002602E2" w:rsidRDefault="008A5C14" w:rsidP="008A5C14">
      <w:pPr>
        <w:pStyle w:val="Para"/>
      </w:pPr>
      <w:r w:rsidRPr="002602E2">
        <w:rPr>
          <w:rFonts w:hint="eastAsia"/>
        </w:rPr>
        <w:t>2</w:t>
      </w:r>
      <w:r w:rsidRPr="002602E2">
        <w:rPr>
          <w:rFonts w:ascii="宋体" w:eastAsia="宋体" w:hAnsi="宋体" w:cs="宋体" w:hint="eastAsia"/>
        </w:rPr>
        <w:t>）产品除了实用与审美之外，同样承载象征性意义（</w:t>
      </w:r>
      <w:r w:rsidRPr="002602E2">
        <w:t>symbolic value</w:t>
      </w:r>
      <w:r w:rsidRPr="002602E2">
        <w:rPr>
          <w:rFonts w:ascii="宋体" w:eastAsia="宋体" w:hAnsi="宋体" w:cs="宋体" w:hint="eastAsia"/>
        </w:rPr>
        <w:t>），通过符号系统来影响消费者的社会身份与人际关系建构</w:t>
      </w:r>
      <w:r>
        <w:rPr>
          <w:rFonts w:ascii="宋体" w:eastAsia="宋体" w:hAnsi="宋体" w:cs="宋体" w:hint="eastAsia"/>
          <w:lang w:eastAsia="zh-CN"/>
        </w:rPr>
        <w:t>（</w:t>
      </w:r>
      <w:r w:rsidRPr="002602E2">
        <w:rPr>
          <w:rFonts w:ascii="宋体" w:eastAsia="宋体" w:hAnsi="宋体" w:cs="宋体"/>
          <w:lang w:eastAsia="zh-CN"/>
        </w:rPr>
        <w:t>Holbrook</w:t>
      </w:r>
      <w:r>
        <w:rPr>
          <w:rFonts w:ascii="宋体" w:eastAsia="宋体" w:hAnsi="宋体" w:cs="宋体" w:hint="eastAsia"/>
          <w:lang w:eastAsia="zh-CN"/>
        </w:rPr>
        <w:t>,</w:t>
      </w:r>
      <w:r w:rsidRPr="002602E2">
        <w:rPr>
          <w:rFonts w:ascii="宋体" w:eastAsia="宋体" w:hAnsi="宋体" w:cs="宋体"/>
          <w:lang w:eastAsia="zh-CN"/>
        </w:rPr>
        <w:t>1986</w:t>
      </w:r>
      <w:r>
        <w:rPr>
          <w:rFonts w:ascii="宋体" w:eastAsia="宋体" w:hAnsi="宋体" w:cs="宋体" w:hint="eastAsia"/>
          <w:lang w:eastAsia="zh-CN"/>
        </w:rPr>
        <w:t>）</w:t>
      </w:r>
      <w:r w:rsidRPr="002602E2">
        <w:rPr>
          <w:rFonts w:ascii="宋体" w:eastAsia="宋体" w:hAnsi="宋体" w:cs="宋体" w:hint="eastAsia"/>
        </w:rPr>
        <w:t>。这一符号学取向为后续</w:t>
      </w:r>
      <w:r w:rsidRPr="002602E2">
        <w:t xml:space="preserve"> McCracken (1986) </w:t>
      </w:r>
      <w:r w:rsidRPr="002602E2">
        <w:rPr>
          <w:rFonts w:ascii="宋体" w:eastAsia="宋体" w:hAnsi="宋体" w:cs="宋体" w:hint="eastAsia"/>
        </w:rPr>
        <w:t>的</w:t>
      </w:r>
      <w:r w:rsidRPr="002602E2">
        <w:t>“</w:t>
      </w:r>
      <w:r w:rsidRPr="002602E2">
        <w:rPr>
          <w:rFonts w:ascii="宋体" w:eastAsia="宋体" w:hAnsi="宋体" w:cs="宋体" w:hint="eastAsia"/>
        </w:rPr>
        <w:t>文化与消费</w:t>
      </w:r>
      <w:r w:rsidRPr="002602E2">
        <w:t>”</w:t>
      </w:r>
      <w:r w:rsidRPr="002602E2">
        <w:rPr>
          <w:rFonts w:ascii="宋体" w:eastAsia="宋体" w:hAnsi="宋体" w:cs="宋体" w:hint="eastAsia"/>
        </w:rPr>
        <w:t>理论、</w:t>
      </w:r>
      <w:r w:rsidRPr="002602E2">
        <w:t xml:space="preserve">Holt (2004) </w:t>
      </w:r>
      <w:r w:rsidRPr="002602E2">
        <w:rPr>
          <w:rFonts w:ascii="宋体" w:eastAsia="宋体" w:hAnsi="宋体" w:cs="宋体" w:hint="eastAsia"/>
        </w:rPr>
        <w:t>的品牌文化研究提供了重要启发。</w:t>
      </w:r>
    </w:p>
    <w:p w14:paraId="1E18DBE1" w14:textId="77777777" w:rsidR="008A5C14" w:rsidRDefault="008A5C14" w:rsidP="008A5C14">
      <w:pPr>
        <w:pStyle w:val="Para"/>
        <w:rPr>
          <w:lang w:eastAsia="zh-CN"/>
        </w:rPr>
      </w:pPr>
      <w:r w:rsidRPr="000B78BD">
        <w:rPr>
          <w:rFonts w:ascii="宋体" w:eastAsia="宋体" w:hAnsi="宋体" w:cs="宋体" w:hint="eastAsia"/>
          <w:lang w:eastAsia="zh-CN"/>
        </w:rPr>
        <w:t>在此基础上，学界开始探索如何以实证方式操作化</w:t>
      </w:r>
      <w:r w:rsidRPr="000B78BD">
        <w:rPr>
          <w:rFonts w:ascii="Cambria" w:hAnsi="Cambria" w:cs="Cambria"/>
          <w:lang w:eastAsia="zh-CN"/>
        </w:rPr>
        <w:t>“</w:t>
      </w:r>
      <w:r w:rsidRPr="000B78BD">
        <w:rPr>
          <w:rFonts w:ascii="宋体" w:eastAsia="宋体" w:hAnsi="宋体" w:cs="宋体" w:hint="eastAsia"/>
          <w:lang w:eastAsia="zh-CN"/>
        </w:rPr>
        <w:t>设计吸引力</w:t>
      </w:r>
      <w:r w:rsidRPr="000B78BD">
        <w:rPr>
          <w:rFonts w:ascii="Cambria" w:hAnsi="Cambria" w:cs="Cambria"/>
          <w:lang w:eastAsia="zh-CN"/>
        </w:rPr>
        <w:t>”</w:t>
      </w:r>
      <w:r w:rsidRPr="000B78BD">
        <w:rPr>
          <w:rFonts w:ascii="宋体" w:eastAsia="宋体" w:hAnsi="宋体" w:cs="宋体" w:hint="eastAsia"/>
          <w:lang w:eastAsia="zh-CN"/>
        </w:rPr>
        <w:t>。以</w:t>
      </w:r>
      <w:r w:rsidRPr="000B78BD">
        <w:rPr>
          <w:rFonts w:hint="eastAsia"/>
          <w:lang w:eastAsia="zh-CN"/>
        </w:rPr>
        <w:t xml:space="preserve"> Eckman </w:t>
      </w:r>
      <w:r w:rsidRPr="000B78BD">
        <w:rPr>
          <w:rFonts w:ascii="宋体" w:eastAsia="宋体" w:hAnsi="宋体" w:cs="宋体" w:hint="eastAsia"/>
          <w:lang w:eastAsia="zh-CN"/>
        </w:rPr>
        <w:t>与</w:t>
      </w:r>
      <w:r w:rsidRPr="000B78BD">
        <w:rPr>
          <w:rFonts w:hint="eastAsia"/>
          <w:lang w:eastAsia="zh-CN"/>
        </w:rPr>
        <w:t xml:space="preserve"> Wagner (1994) </w:t>
      </w:r>
      <w:r w:rsidRPr="000B78BD">
        <w:rPr>
          <w:rFonts w:ascii="宋体" w:eastAsia="宋体" w:hAnsi="宋体" w:cs="宋体" w:hint="eastAsia"/>
          <w:lang w:eastAsia="zh-CN"/>
        </w:rPr>
        <w:t>为代表的研究，通过</w:t>
      </w:r>
      <w:r w:rsidRPr="000B78BD">
        <w:rPr>
          <w:rFonts w:hint="eastAsia"/>
          <w:lang w:eastAsia="zh-CN"/>
        </w:rPr>
        <w:t xml:space="preserve"> conjoint analysis</w:t>
      </w:r>
      <w:r w:rsidRPr="000B78BD">
        <w:rPr>
          <w:rFonts w:ascii="宋体" w:eastAsia="宋体" w:hAnsi="宋体" w:cs="宋体" w:hint="eastAsia"/>
          <w:lang w:eastAsia="zh-CN"/>
        </w:rPr>
        <w:t>（联合分析）</w:t>
      </w:r>
      <w:r w:rsidRPr="000B78BD">
        <w:rPr>
          <w:rFonts w:hint="eastAsia"/>
          <w:lang w:eastAsia="zh-CN"/>
        </w:rPr>
        <w:t xml:space="preserve"> </w:t>
      </w:r>
      <w:r w:rsidRPr="000B78BD">
        <w:rPr>
          <w:rFonts w:ascii="宋体" w:eastAsia="宋体" w:hAnsi="宋体" w:cs="宋体" w:hint="eastAsia"/>
          <w:lang w:eastAsia="zh-CN"/>
        </w:rPr>
        <w:t>将产品的轮廓、图案与比例等视觉特征转化为可测量变量，</w:t>
      </w:r>
      <w:r>
        <w:rPr>
          <w:rFonts w:ascii="宋体" w:eastAsia="宋体" w:hAnsi="宋体" w:cs="宋体" w:hint="eastAsia"/>
          <w:lang w:eastAsia="zh-CN"/>
        </w:rPr>
        <w:t>以男士服装为例</w:t>
      </w:r>
      <w:r w:rsidRPr="000B78BD">
        <w:rPr>
          <w:rFonts w:ascii="宋体" w:eastAsia="宋体" w:hAnsi="宋体" w:cs="宋体" w:hint="eastAsia"/>
          <w:lang w:eastAsia="zh-CN"/>
        </w:rPr>
        <w:t>验证了不同视觉特征对吸引力评价的权重；后续研究则进一步在食品包装、饮料容器、化妆品外盒等</w:t>
      </w:r>
      <w:r>
        <w:rPr>
          <w:rFonts w:ascii="宋体" w:eastAsia="宋体" w:hAnsi="宋体" w:cs="宋体" w:hint="eastAsia"/>
          <w:lang w:eastAsia="zh-CN"/>
        </w:rPr>
        <w:t>消费品类目</w:t>
      </w:r>
      <w:r w:rsidRPr="000B78BD">
        <w:rPr>
          <w:rFonts w:ascii="宋体" w:eastAsia="宋体" w:hAnsi="宋体" w:cs="宋体" w:hint="eastAsia"/>
          <w:lang w:eastAsia="zh-CN"/>
        </w:rPr>
        <w:t>，借助实验范式、问卷调查以及神经科学方法，识别出色彩、图形与信息呈现等设计元素对消费者判断的差异化作用（</w:t>
      </w:r>
      <w:proofErr w:type="spellStart"/>
      <w:r w:rsidRPr="000B78BD">
        <w:rPr>
          <w:rFonts w:hint="eastAsia"/>
          <w:lang w:eastAsia="zh-CN"/>
        </w:rPr>
        <w:t>Silayoi</w:t>
      </w:r>
      <w:proofErr w:type="spellEnd"/>
      <w:r w:rsidRPr="000B78BD">
        <w:rPr>
          <w:rFonts w:hint="eastAsia"/>
          <w:lang w:eastAsia="zh-CN"/>
        </w:rPr>
        <w:t xml:space="preserve"> &amp; Speece, 2007;</w:t>
      </w:r>
      <w:r w:rsidRPr="0028079F">
        <w:t xml:space="preserve"> </w:t>
      </w:r>
      <w:r w:rsidRPr="0028079F">
        <w:rPr>
          <w:lang w:eastAsia="zh-CN"/>
        </w:rPr>
        <w:t>Ampuero, O., &amp; Vila, N.</w:t>
      </w:r>
      <w:r>
        <w:rPr>
          <w:rFonts w:hint="eastAsia"/>
          <w:lang w:eastAsia="zh-CN"/>
        </w:rPr>
        <w:t>,</w:t>
      </w:r>
      <w:r w:rsidRPr="0028079F">
        <w:rPr>
          <w:lang w:eastAsia="zh-CN"/>
        </w:rPr>
        <w:t>2006</w:t>
      </w:r>
      <w:r w:rsidRPr="000B78BD">
        <w:rPr>
          <w:rFonts w:hint="eastAsia"/>
          <w:lang w:eastAsia="zh-CN"/>
        </w:rPr>
        <w:t>., 2010; Shi et al., 2021</w:t>
      </w:r>
      <w:r w:rsidRPr="000B78BD">
        <w:rPr>
          <w:rFonts w:ascii="宋体" w:eastAsia="宋体" w:hAnsi="宋体" w:cs="宋体" w:hint="eastAsia"/>
          <w:lang w:eastAsia="zh-CN"/>
        </w:rPr>
        <w:t>）。</w:t>
      </w:r>
      <w:r w:rsidRPr="0028079F">
        <w:rPr>
          <w:rFonts w:ascii="宋体" w:eastAsia="宋体" w:hAnsi="宋体" w:cs="宋体" w:hint="eastAsia"/>
          <w:lang w:eastAsia="zh-CN"/>
        </w:rPr>
        <w:t>尽管</w:t>
      </w:r>
      <w:r>
        <w:rPr>
          <w:rFonts w:ascii="宋体" w:eastAsia="宋体" w:hAnsi="宋体" w:cs="宋体" w:hint="eastAsia"/>
          <w:lang w:eastAsia="zh-CN"/>
        </w:rPr>
        <w:t>上述研究关注的视觉因素和操作方法各有侧重</w:t>
      </w:r>
      <w:r w:rsidRPr="0028079F">
        <w:rPr>
          <w:rFonts w:ascii="宋体" w:eastAsia="宋体" w:hAnsi="宋体" w:cs="宋体" w:hint="eastAsia"/>
          <w:lang w:eastAsia="zh-CN"/>
        </w:rPr>
        <w:t>，但核心共识在于：</w:t>
      </w:r>
      <w:r w:rsidRPr="0028079F">
        <w:rPr>
          <w:rFonts w:ascii="宋体" w:eastAsia="宋体" w:hAnsi="宋体" w:cs="宋体" w:hint="eastAsia"/>
          <w:b/>
          <w:bCs/>
          <w:lang w:eastAsia="zh-CN"/>
        </w:rPr>
        <w:t>设计吸引力并非单纯的附属特质，而是直接影响消费者态度与选择的关键要素</w:t>
      </w:r>
      <w:r w:rsidRPr="0028079F">
        <w:rPr>
          <w:rFonts w:ascii="宋体" w:eastAsia="宋体" w:hAnsi="宋体" w:cs="宋体" w:hint="eastAsia"/>
          <w:lang w:eastAsia="zh-CN"/>
        </w:rPr>
        <w:t>。</w:t>
      </w:r>
    </w:p>
    <w:p w14:paraId="3AB7FA24" w14:textId="77777777" w:rsidR="008A5C14" w:rsidRDefault="008A5C14" w:rsidP="008A5C14">
      <w:pPr>
        <w:pStyle w:val="Para"/>
        <w:rPr>
          <w:rFonts w:ascii="宋体" w:eastAsia="宋体" w:hAnsi="宋体" w:cs="宋体" w:hint="eastAsia"/>
          <w:lang w:eastAsia="zh-CN"/>
        </w:rPr>
      </w:pPr>
      <w:r>
        <w:rPr>
          <w:rFonts w:ascii="宋体" w:eastAsia="宋体" w:hAnsi="宋体" w:cs="宋体" w:hint="eastAsia"/>
          <w:lang w:eastAsia="zh-CN"/>
        </w:rPr>
        <w:t>产品</w:t>
      </w:r>
      <w:r w:rsidRPr="004844F5">
        <w:rPr>
          <w:rFonts w:ascii="宋体" w:eastAsia="宋体" w:hAnsi="宋体" w:cs="宋体" w:hint="eastAsia"/>
        </w:rPr>
        <w:t>理论</w:t>
      </w:r>
      <w:r>
        <w:rPr>
          <w:rFonts w:ascii="宋体" w:eastAsia="宋体" w:hAnsi="宋体" w:cs="宋体" w:hint="eastAsia"/>
          <w:lang w:eastAsia="zh-CN"/>
        </w:rPr>
        <w:t>领域</w:t>
      </w:r>
      <w:r w:rsidRPr="004844F5">
        <w:rPr>
          <w:rFonts w:ascii="宋体" w:eastAsia="宋体" w:hAnsi="宋体" w:cs="宋体" w:hint="eastAsia"/>
        </w:rPr>
        <w:t>，</w:t>
      </w:r>
      <w:r w:rsidRPr="004844F5">
        <w:t>Bloch, P. H.</w:t>
      </w:r>
      <w:r w:rsidRPr="004844F5">
        <w:rPr>
          <w:rFonts w:ascii="宋体" w:eastAsia="宋体" w:hAnsi="宋体" w:cs="宋体" w:hint="eastAsia"/>
        </w:rPr>
        <w:t>较早地系统讨论了类似的概念，即产品外观在消费者认知与偏好形成中的作用。该研究提出</w:t>
      </w:r>
      <w:r w:rsidRPr="004844F5">
        <w:rPr>
          <w:rFonts w:hint="eastAsia"/>
        </w:rPr>
        <w:t>A Model of Consumer Responses to Product Form</w:t>
      </w:r>
      <w:r>
        <w:rPr>
          <w:rFonts w:ascii="宋体" w:eastAsia="宋体" w:hAnsi="宋体" w:cs="宋体" w:hint="eastAsia"/>
        </w:rPr>
        <w:t xml:space="preserve">（见 </w:t>
      </w:r>
      <w:r>
        <w:rPr>
          <w:rFonts w:ascii="宋体" w:eastAsia="宋体" w:hAnsi="宋体" w:cs="宋体" w:hint="eastAsia"/>
        </w:rPr>
        <w:fldChar w:fldCharType="begin"/>
      </w:r>
      <w:r>
        <w:rPr>
          <w:rFonts w:ascii="宋体" w:eastAsia="宋体" w:hAnsi="宋体" w:cs="宋体" w:hint="eastAsia"/>
        </w:rPr>
        <w:instrText xml:space="preserve"> REF _Ref208862914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fldChar w:fldCharType="end"/>
      </w:r>
      <w:r>
        <w:rPr>
          <w:rFonts w:ascii="宋体" w:eastAsia="宋体" w:hAnsi="宋体" w:cs="宋体" w:hint="eastAsia"/>
        </w:rPr>
        <w:fldChar w:fldCharType="begin"/>
      </w:r>
      <w:r>
        <w:rPr>
          <w:rFonts w:ascii="宋体" w:eastAsia="宋体" w:hAnsi="宋体" w:cs="宋体" w:hint="eastAsia"/>
        </w:rPr>
        <w:instrText xml:space="preserve"> REF _Ref209049621 \h </w:instrText>
      </w:r>
      <w:r>
        <w:rPr>
          <w:rFonts w:ascii="宋体" w:eastAsia="宋体" w:hAnsi="宋体" w:cs="宋体" w:hint="eastAsia"/>
        </w:rPr>
      </w:r>
      <w:r>
        <w:rPr>
          <w:rFonts w:ascii="宋体" w:eastAsia="宋体" w:hAnsi="宋体" w:cs="宋体" w:hint="eastAsia"/>
        </w:rPr>
        <w:fldChar w:fldCharType="separate"/>
      </w:r>
      <w:r>
        <w:t xml:space="preserve">Figure </w:t>
      </w:r>
      <w:r>
        <w:rPr>
          <w:noProof/>
        </w:rPr>
        <w:t>4</w:t>
      </w:r>
      <w:r>
        <w:rPr>
          <w:rFonts w:ascii="宋体" w:eastAsia="宋体" w:hAnsi="宋体" w:cs="宋体" w:hint="eastAsia"/>
        </w:rPr>
        <w:fldChar w:fldCharType="end"/>
      </w:r>
      <w:r>
        <w:rPr>
          <w:rFonts w:ascii="宋体" w:eastAsia="宋体" w:hAnsi="宋体" w:cs="宋体" w:hint="eastAsia"/>
        </w:rPr>
        <w:t>）</w:t>
      </w:r>
      <w:r w:rsidRPr="004844F5">
        <w:rPr>
          <w:rFonts w:hint="eastAsia"/>
        </w:rPr>
        <w:t>,</w:t>
      </w:r>
      <w:r w:rsidRPr="004844F5">
        <w:rPr>
          <w:rFonts w:ascii="宋体" w:eastAsia="宋体" w:hAnsi="宋体" w:cs="宋体" w:hint="eastAsia"/>
        </w:rPr>
        <w:t>强调外观作为</w:t>
      </w:r>
      <w:r w:rsidRPr="004844F5">
        <w:t>“</w:t>
      </w:r>
      <w:r w:rsidRPr="004844F5">
        <w:rPr>
          <w:rFonts w:ascii="宋体" w:eastAsia="宋体" w:hAnsi="宋体" w:cs="宋体" w:hint="eastAsia"/>
        </w:rPr>
        <w:t>无声的销售员</w:t>
      </w:r>
      <w:r w:rsidRPr="004844F5">
        <w:t>”</w:t>
      </w:r>
      <w:r w:rsidRPr="004844F5">
        <w:rPr>
          <w:rFonts w:ascii="宋体" w:eastAsia="宋体" w:hAnsi="宋体" w:cs="宋体" w:hint="eastAsia"/>
        </w:rPr>
        <w:t>（</w:t>
      </w:r>
      <w:r w:rsidRPr="004844F5">
        <w:t>silent salesman</w:t>
      </w:r>
      <w:r w:rsidRPr="004844F5">
        <w:rPr>
          <w:rFonts w:ascii="宋体" w:eastAsia="宋体" w:hAnsi="宋体" w:cs="宋体" w:hint="eastAsia"/>
        </w:rPr>
        <w:t>），能够在第一时间吸引注意力、传递质量感并塑造品牌印象。他强调，产品的理想形式（</w:t>
      </w:r>
      <w:r w:rsidRPr="004844F5">
        <w:t>ideal form</w:t>
      </w:r>
      <w:r w:rsidRPr="004844F5">
        <w:rPr>
          <w:rFonts w:ascii="宋体" w:eastAsia="宋体" w:hAnsi="宋体" w:cs="宋体" w:hint="eastAsia"/>
        </w:rPr>
        <w:t>）理想形式是能够在唤起积极信念、积极情感和接近反应方面优于其他选择的形式。而产品形式不仅影响审美愉悦，还直接作用于消费者的态度与购买意向。</w:t>
      </w:r>
      <w:r w:rsidRPr="004844F5">
        <w:rPr>
          <w:b/>
          <w:bCs/>
        </w:rPr>
        <w:t>Veryzer (1995)</w:t>
      </w:r>
      <w:r w:rsidRPr="004844F5">
        <w:t xml:space="preserve"> </w:t>
      </w:r>
      <w:r w:rsidRPr="004844F5">
        <w:rPr>
          <w:rFonts w:ascii="宋体" w:eastAsia="宋体" w:hAnsi="宋体" w:cs="宋体" w:hint="eastAsia"/>
        </w:rPr>
        <w:t>在综述中进一步指出，产品设计与美学在消费者研究中长期被低估，而视觉形式本身就是消费者认知与决策的重要线索。此类研究将</w:t>
      </w:r>
      <w:r w:rsidRPr="004844F5">
        <w:t>“</w:t>
      </w:r>
      <w:r w:rsidRPr="004844F5">
        <w:rPr>
          <w:rFonts w:ascii="宋体" w:eastAsia="宋体" w:hAnsi="宋体" w:cs="宋体" w:hint="eastAsia"/>
        </w:rPr>
        <w:t>设计吸引力</w:t>
      </w:r>
      <w:r w:rsidRPr="004844F5">
        <w:t>”</w:t>
      </w:r>
      <w:r w:rsidRPr="004844F5">
        <w:rPr>
          <w:rFonts w:ascii="宋体" w:eastAsia="宋体" w:hAnsi="宋体" w:cs="宋体" w:hint="eastAsia"/>
        </w:rPr>
        <w:t>确立为消费心理学和市场营销中不可忽视的维度。</w:t>
      </w:r>
    </w:p>
    <w:p w14:paraId="3F0401C8" w14:textId="600BE0D0" w:rsidR="008A5C14" w:rsidRDefault="008A5C14" w:rsidP="008A5C14">
      <w:pPr>
        <w:pStyle w:val="Image"/>
      </w:pPr>
    </w:p>
    <w:p w14:paraId="17C5332B" w14:textId="77777777" w:rsidR="008A5C14" w:rsidRPr="00686DD0" w:rsidRDefault="008A5C14" w:rsidP="008A5C14">
      <w:pPr>
        <w:pStyle w:val="aff0"/>
        <w:rPr>
          <w:rFonts w:eastAsiaTheme="minorEastAsia"/>
          <w:lang w:eastAsia="zh-CN"/>
        </w:rPr>
      </w:pPr>
      <w:bookmarkStart w:id="11" w:name="_Ref209049621"/>
      <w:r>
        <w:t xml:space="preserve">Figure </w:t>
      </w:r>
      <w:fldSimple w:instr=" SEQ Figure \* ARABIC ">
        <w:r>
          <w:rPr>
            <w:noProof/>
          </w:rPr>
          <w:t>4</w:t>
        </w:r>
      </w:fldSimple>
      <w:bookmarkEnd w:id="11"/>
      <w:r>
        <w:rPr>
          <w:rFonts w:eastAsiaTheme="minorEastAsia" w:hint="eastAsia"/>
          <w:lang w:eastAsia="zh-CN"/>
        </w:rPr>
        <w:t xml:space="preserve"> :</w:t>
      </w:r>
      <w:r w:rsidRPr="004844F5">
        <w:rPr>
          <w:rFonts w:hint="eastAsia"/>
        </w:rPr>
        <w:t xml:space="preserve"> </w:t>
      </w:r>
      <w:r w:rsidRPr="004844F5">
        <w:rPr>
          <w:rFonts w:eastAsiaTheme="minorEastAsia" w:hint="eastAsia"/>
          <w:lang w:eastAsia="zh-CN"/>
        </w:rPr>
        <w:t>A Model of Consumer Responses to Product Form</w:t>
      </w:r>
      <w:r w:rsidRPr="004844F5">
        <w:rPr>
          <w:rFonts w:eastAsiaTheme="minorEastAsia"/>
          <w:lang w:eastAsia="zh-CN"/>
        </w:rPr>
        <w:t xml:space="preserve"> (redrawn from Bloch, 1995).</w:t>
      </w:r>
      <w:r>
        <w:rPr>
          <w:rFonts w:eastAsiaTheme="minorEastAsia"/>
          <w:lang w:eastAsia="zh-CN"/>
        </w:rPr>
        <w:br/>
      </w:r>
      <w:r w:rsidRPr="004844F5">
        <w:rPr>
          <w:rFonts w:eastAsiaTheme="minorEastAsia"/>
          <w:lang w:eastAsia="zh-CN"/>
        </w:rPr>
        <w:t>The original framework is faithfully reproduced, with the path most relevant to design attractiveness—</w:t>
      </w:r>
      <w:r w:rsidRPr="004844F5">
        <w:rPr>
          <w:rFonts w:eastAsiaTheme="minorEastAsia"/>
          <w:i/>
          <w:iCs/>
          <w:lang w:eastAsia="zh-CN"/>
        </w:rPr>
        <w:t>product form → affective responses → behavioral responses</w:t>
      </w:r>
      <w:r w:rsidRPr="004844F5">
        <w:rPr>
          <w:rFonts w:eastAsiaTheme="minorEastAsia"/>
          <w:lang w:eastAsia="zh-CN"/>
        </w:rPr>
        <w:t>—highlighted, while other components are shown in reduced opacity for clarity.</w:t>
      </w:r>
    </w:p>
    <w:p w14:paraId="0348C67A" w14:textId="77777777" w:rsidR="008A5C14" w:rsidRPr="00023CEA" w:rsidRDefault="008A5C14" w:rsidP="008A5C14">
      <w:pPr>
        <w:pStyle w:val="Para"/>
      </w:pPr>
      <w:r w:rsidRPr="00023CEA">
        <w:rPr>
          <w:rFonts w:ascii="宋体" w:eastAsia="宋体" w:hAnsi="宋体" w:cs="宋体" w:hint="eastAsia"/>
        </w:rPr>
        <w:t>在用户体验与人机交互领域，</w:t>
      </w:r>
      <w:proofErr w:type="spellStart"/>
      <w:r w:rsidRPr="00023CEA">
        <w:t>Tractinsky</w:t>
      </w:r>
      <w:proofErr w:type="spellEnd"/>
      <w:r w:rsidRPr="00023CEA">
        <w:t xml:space="preserve"> </w:t>
      </w:r>
      <w:r w:rsidRPr="00023CEA">
        <w:rPr>
          <w:rFonts w:ascii="宋体" w:eastAsia="宋体" w:hAnsi="宋体" w:cs="宋体" w:hint="eastAsia"/>
        </w:rPr>
        <w:t>等</w:t>
      </w:r>
      <w:r w:rsidRPr="00023CEA">
        <w:t xml:space="preserve"> (2000) </w:t>
      </w:r>
      <w:r w:rsidRPr="00023CEA">
        <w:rPr>
          <w:rFonts w:ascii="宋体" w:eastAsia="宋体" w:hAnsi="宋体" w:cs="宋体" w:hint="eastAsia"/>
        </w:rPr>
        <w:t>的实证研究则提出</w:t>
      </w:r>
      <w:r w:rsidRPr="00023CEA">
        <w:t>“</w:t>
      </w:r>
      <w:r w:rsidRPr="00023CEA">
        <w:rPr>
          <w:rFonts w:ascii="宋体" w:eastAsia="宋体" w:hAnsi="宋体" w:cs="宋体" w:hint="eastAsia"/>
        </w:rPr>
        <w:t>美即是可用</w:t>
      </w:r>
      <w:r w:rsidRPr="00023CEA">
        <w:t>”</w:t>
      </w:r>
      <w:r w:rsidRPr="00023CEA">
        <w:rPr>
          <w:rFonts w:ascii="宋体" w:eastAsia="宋体" w:hAnsi="宋体" w:cs="宋体" w:hint="eastAsia"/>
        </w:rPr>
        <w:t>（</w:t>
      </w:r>
      <w:r w:rsidRPr="00023CEA">
        <w:t>what is beautiful is usable</w:t>
      </w:r>
      <w:r w:rsidRPr="00023CEA">
        <w:rPr>
          <w:rFonts w:ascii="宋体" w:eastAsia="宋体" w:hAnsi="宋体" w:cs="宋体" w:hint="eastAsia"/>
        </w:rPr>
        <w:t>），表明吸引力不仅是一种附属评价，而会迁移到功能性和可用性的整体判断中。</w:t>
      </w:r>
      <w:r w:rsidRPr="00023CEA">
        <w:t xml:space="preserve">Lavie </w:t>
      </w:r>
      <w:r w:rsidRPr="00023CEA">
        <w:rPr>
          <w:rFonts w:ascii="宋体" w:eastAsia="宋体" w:hAnsi="宋体" w:cs="宋体" w:hint="eastAsia"/>
        </w:rPr>
        <w:t>与</w:t>
      </w:r>
      <w:r w:rsidRPr="00023CEA">
        <w:t xml:space="preserve"> </w:t>
      </w:r>
      <w:proofErr w:type="spellStart"/>
      <w:r w:rsidRPr="00023CEA">
        <w:t>Tractinsky</w:t>
      </w:r>
      <w:proofErr w:type="spellEnd"/>
      <w:r w:rsidRPr="00023CEA">
        <w:t xml:space="preserve"> (2004) </w:t>
      </w:r>
      <w:r w:rsidRPr="00023CEA">
        <w:rPr>
          <w:rFonts w:ascii="宋体" w:eastAsia="宋体" w:hAnsi="宋体" w:cs="宋体" w:hint="eastAsia"/>
        </w:rPr>
        <w:t>进一步将视觉美学划分为</w:t>
      </w:r>
      <w:r w:rsidRPr="00023CEA">
        <w:t>“</w:t>
      </w:r>
      <w:r w:rsidRPr="00023CEA">
        <w:rPr>
          <w:rFonts w:ascii="宋体" w:eastAsia="宋体" w:hAnsi="宋体" w:cs="宋体" w:hint="eastAsia"/>
        </w:rPr>
        <w:t>经典美学</w:t>
      </w:r>
      <w:r w:rsidRPr="00023CEA">
        <w:t>”</w:t>
      </w:r>
      <w:r w:rsidRPr="00023CEA">
        <w:rPr>
          <w:rFonts w:ascii="宋体" w:eastAsia="宋体" w:hAnsi="宋体" w:cs="宋体" w:hint="eastAsia"/>
        </w:rPr>
        <w:t>和</w:t>
      </w:r>
      <w:r w:rsidRPr="00023CEA">
        <w:t>“</w:t>
      </w:r>
      <w:r w:rsidRPr="00023CEA">
        <w:rPr>
          <w:rFonts w:ascii="宋体" w:eastAsia="宋体" w:hAnsi="宋体" w:cs="宋体" w:hint="eastAsia"/>
        </w:rPr>
        <w:t>表现美学</w:t>
      </w:r>
      <w:r w:rsidRPr="00023CEA">
        <w:t>”</w:t>
      </w:r>
      <w:r w:rsidRPr="00023CEA">
        <w:rPr>
          <w:rFonts w:ascii="宋体" w:eastAsia="宋体" w:hAnsi="宋体" w:cs="宋体" w:hint="eastAsia"/>
        </w:rPr>
        <w:t>两个维度，说明设计吸引力既源于秩序与简洁，也依赖创造性与独特性。</w:t>
      </w:r>
      <w:r w:rsidRPr="00023CEA">
        <w:t xml:space="preserve">Norman (2004) </w:t>
      </w:r>
      <w:r w:rsidRPr="00023CEA">
        <w:rPr>
          <w:rFonts w:ascii="宋体" w:eastAsia="宋体" w:hAnsi="宋体" w:cs="宋体" w:hint="eastAsia"/>
        </w:rPr>
        <w:t>将设计吸引力归入</w:t>
      </w:r>
      <w:r w:rsidRPr="00023CEA">
        <w:t>“</w:t>
      </w:r>
      <w:r w:rsidRPr="00023CEA">
        <w:rPr>
          <w:rFonts w:ascii="宋体" w:eastAsia="宋体" w:hAnsi="宋体" w:cs="宋体" w:hint="eastAsia"/>
        </w:rPr>
        <w:t>本能层设计</w:t>
      </w:r>
      <w:r w:rsidRPr="00023CEA">
        <w:t>”</w:t>
      </w:r>
      <w:r w:rsidRPr="00023CEA">
        <w:rPr>
          <w:rFonts w:ascii="宋体" w:eastAsia="宋体" w:hAnsi="宋体" w:cs="宋体" w:hint="eastAsia"/>
        </w:rPr>
        <w:t>（</w:t>
      </w:r>
      <w:r w:rsidRPr="00023CEA">
        <w:t>visceral design</w:t>
      </w:r>
      <w:r w:rsidRPr="00023CEA">
        <w:rPr>
          <w:rFonts w:ascii="宋体" w:eastAsia="宋体" w:hAnsi="宋体" w:cs="宋体" w:hint="eastAsia"/>
        </w:rPr>
        <w:t>），强调外观和第一印象在用户情绪体验中的关键作用；</w:t>
      </w:r>
      <w:r w:rsidRPr="00023CEA">
        <w:t xml:space="preserve">Jordan (2000) </w:t>
      </w:r>
      <w:r w:rsidRPr="00023CEA">
        <w:rPr>
          <w:rFonts w:ascii="宋体" w:eastAsia="宋体" w:hAnsi="宋体" w:cs="宋体" w:hint="eastAsia"/>
        </w:rPr>
        <w:t>的</w:t>
      </w:r>
      <w:r w:rsidRPr="00023CEA">
        <w:t>“</w:t>
      </w:r>
      <w:r w:rsidRPr="00023CEA">
        <w:rPr>
          <w:rFonts w:ascii="宋体" w:eastAsia="宋体" w:hAnsi="宋体" w:cs="宋体" w:hint="eastAsia"/>
        </w:rPr>
        <w:t>愉悦设计</w:t>
      </w:r>
      <w:r w:rsidRPr="00023CEA">
        <w:t>”</w:t>
      </w:r>
      <w:r w:rsidRPr="00023CEA">
        <w:rPr>
          <w:rFonts w:ascii="宋体" w:eastAsia="宋体" w:hAnsi="宋体" w:cs="宋体" w:hint="eastAsia"/>
        </w:rPr>
        <w:t>模型则指出，吸引力往往来自超越功能性的愉悦和情感满足。</w:t>
      </w:r>
    </w:p>
    <w:p w14:paraId="19F2DF3C" w14:textId="77777777" w:rsidR="008A5C14" w:rsidRPr="00023CEA" w:rsidRDefault="008A5C14" w:rsidP="008A5C14">
      <w:pPr>
        <w:pStyle w:val="Para"/>
      </w:pPr>
      <w:r w:rsidRPr="00023CEA">
        <w:rPr>
          <w:rFonts w:ascii="宋体" w:eastAsia="宋体" w:hAnsi="宋体" w:cs="宋体" w:hint="eastAsia"/>
        </w:rPr>
        <w:t>综合上述脉络与理论视角，本文将设计吸引力界定为：产品或设计成果通过形式特征、美学品质与符号意义所引发的积极注意、兴趣与偏好，并在情感性消费品（如花艺礼品）的决策过程中发挥关键作用。具体到本研究框架中，花艺礼品的设计吸引力由以下特征构成：花礼的花材、配色、象征意义、整体设计风格等一系列直接影响消费者喜好度的设计考量。设计吸引力被视为影响消费者对花艺礼品等情感性消费品态度与决策的关键要素。它不仅作为消费者决策的起点（</w:t>
      </w:r>
      <w:r w:rsidRPr="00023CEA">
        <w:t>first impression driver</w:t>
      </w:r>
      <w:r w:rsidRPr="00023CEA">
        <w:rPr>
          <w:rFonts w:ascii="宋体" w:eastAsia="宋体" w:hAnsi="宋体" w:cs="宋体" w:hint="eastAsia"/>
        </w:rPr>
        <w:t>），还可能在</w:t>
      </w:r>
      <w:r w:rsidRPr="00023CEA">
        <w:t xml:space="preserve"> </w:t>
      </w:r>
      <w:r w:rsidRPr="00023CEA">
        <w:rPr>
          <w:rFonts w:ascii="宋体" w:eastAsia="宋体" w:hAnsi="宋体" w:cs="宋体" w:hint="eastAsia"/>
        </w:rPr>
        <w:t>情绪契合（</w:t>
      </w:r>
      <w:r w:rsidRPr="00023CEA">
        <w:t>emotion alignment</w:t>
      </w:r>
      <w:r w:rsidRPr="00023CEA">
        <w:rPr>
          <w:rFonts w:ascii="宋体" w:eastAsia="宋体" w:hAnsi="宋体" w:cs="宋体" w:hint="eastAsia"/>
        </w:rPr>
        <w:t>）</w:t>
      </w:r>
      <w:r w:rsidRPr="00023CEA">
        <w:t xml:space="preserve"> </w:t>
      </w:r>
      <w:r w:rsidRPr="00023CEA">
        <w:rPr>
          <w:rFonts w:ascii="宋体" w:eastAsia="宋体" w:hAnsi="宋体" w:cs="宋体" w:hint="eastAsia"/>
        </w:rPr>
        <w:t>与</w:t>
      </w:r>
      <w:r w:rsidRPr="00023CEA">
        <w:t xml:space="preserve"> </w:t>
      </w:r>
      <w:r w:rsidRPr="00023CEA">
        <w:rPr>
          <w:rFonts w:ascii="宋体" w:eastAsia="宋体" w:hAnsi="宋体" w:cs="宋体" w:hint="eastAsia"/>
        </w:rPr>
        <w:t>采纳意愿（</w:t>
      </w:r>
      <w:r w:rsidRPr="00C874C0">
        <w:rPr>
          <w:rFonts w:hint="eastAsia"/>
        </w:rPr>
        <w:t>Adoption Intentions</w:t>
      </w:r>
      <w:r w:rsidRPr="00023CEA">
        <w:rPr>
          <w:rFonts w:ascii="宋体" w:eastAsia="宋体" w:hAnsi="宋体" w:cs="宋体" w:hint="eastAsia"/>
        </w:rPr>
        <w:t>）</w:t>
      </w:r>
      <w:r w:rsidRPr="00023CEA">
        <w:t xml:space="preserve"> </w:t>
      </w:r>
      <w:r w:rsidRPr="00023CEA">
        <w:rPr>
          <w:rFonts w:ascii="宋体" w:eastAsia="宋体" w:hAnsi="宋体" w:cs="宋体" w:hint="eastAsia"/>
        </w:rPr>
        <w:t>之间发挥中介作用，从而成为解释生成式设计在消费场景中有效性的核心变量。</w:t>
      </w:r>
    </w:p>
    <w:p w14:paraId="156ABB05" w14:textId="42BC6879" w:rsidR="008A5C14" w:rsidRDefault="008A5C14" w:rsidP="008A5C14">
      <w:pPr>
        <w:pStyle w:val="Image"/>
      </w:pPr>
    </w:p>
    <w:p w14:paraId="3A957E77" w14:textId="77777777" w:rsidR="008A5C14" w:rsidRDefault="008A5C14" w:rsidP="008A5C14">
      <w:pPr>
        <w:pStyle w:val="aff0"/>
        <w:rPr>
          <w:rFonts w:eastAsiaTheme="minorEastAsia"/>
          <w:lang w:eastAsia="zh-CN"/>
        </w:rPr>
      </w:pPr>
      <w:r>
        <w:t xml:space="preserve">Figure </w:t>
      </w:r>
      <w:fldSimple w:instr=" SEQ Figure \* ARABIC ">
        <w:r>
          <w:rPr>
            <w:noProof/>
          </w:rPr>
          <w:t>5</w:t>
        </w:r>
      </w:fldSimple>
      <w:r>
        <w:rPr>
          <w:rFonts w:eastAsiaTheme="minorEastAsia" w:hint="eastAsia"/>
          <w:lang w:eastAsia="zh-CN"/>
        </w:rPr>
        <w:t xml:space="preserve">: </w:t>
      </w:r>
      <w:r w:rsidRPr="00C5404D">
        <w:rPr>
          <w:rFonts w:eastAsiaTheme="minorEastAsia"/>
          <w:lang w:eastAsia="zh-CN"/>
        </w:rPr>
        <w:t xml:space="preserve">Four major research perspectives on design attractiveness: </w:t>
      </w:r>
      <w:r>
        <w:rPr>
          <w:rFonts w:eastAsiaTheme="minorEastAsia"/>
          <w:lang w:eastAsia="zh-CN"/>
        </w:rPr>
        <w:br/>
      </w:r>
      <w:r w:rsidRPr="00C5404D">
        <w:rPr>
          <w:rFonts w:eastAsiaTheme="minorEastAsia"/>
          <w:lang w:eastAsia="zh-CN"/>
        </w:rPr>
        <w:t>Product Form &amp; Aesthetic Value, User Experience &amp; Emotional Design, Consumer Research &amp; Empirical Methods, and Semiotics &amp; Cultural Value.</w:t>
      </w:r>
    </w:p>
    <w:p w14:paraId="1421784B" w14:textId="77777777" w:rsidR="008A5C14" w:rsidRPr="00F36323" w:rsidRDefault="008A5C14" w:rsidP="00F36323">
      <w:pPr>
        <w:pStyle w:val="Head3"/>
        <w:rPr>
          <w:rFonts w:eastAsia="宋体"/>
        </w:rPr>
      </w:pPr>
      <w:r w:rsidRPr="00F36323">
        <w:rPr>
          <w:rFonts w:hint="eastAsia"/>
        </w:rPr>
        <w:t>Adoption Intentions</w:t>
      </w:r>
    </w:p>
    <w:p w14:paraId="63109FA6" w14:textId="77777777" w:rsidR="008A5C14" w:rsidRPr="00496B00" w:rsidRDefault="008A5C14" w:rsidP="008A5C14">
      <w:pPr>
        <w:pStyle w:val="Para"/>
      </w:pPr>
      <w:r w:rsidRPr="00496B00">
        <w:rPr>
          <w:rFonts w:ascii="宋体" w:eastAsia="宋体" w:hAnsi="宋体" w:cs="宋体" w:hint="eastAsia"/>
        </w:rPr>
        <w:t>提升用户对生成式人工智能（</w:t>
      </w:r>
      <w:r w:rsidRPr="00496B00">
        <w:t>Generative AI, GenAI</w:t>
      </w:r>
      <w:r w:rsidRPr="00496B00">
        <w:rPr>
          <w:rFonts w:ascii="宋体" w:eastAsia="宋体" w:hAnsi="宋体" w:cs="宋体" w:hint="eastAsia"/>
        </w:rPr>
        <w:t>）驱动设计成果的采纳意愿，是理解其在情感性消费品设计语境中作用机制的关键目标。采纳意愿（</w:t>
      </w:r>
      <w:r w:rsidRPr="00C874C0">
        <w:rPr>
          <w:rFonts w:hint="eastAsia"/>
        </w:rPr>
        <w:t>Adoption Intentions</w:t>
      </w:r>
      <w:r w:rsidRPr="00496B00">
        <w:rPr>
          <w:rFonts w:ascii="宋体" w:eastAsia="宋体" w:hAnsi="宋体" w:cs="宋体" w:hint="eastAsia"/>
        </w:rPr>
        <w:t>）通常被界定为个体在认知与情感层面上，愿意接受某一技术、产品或创新成果作为可靠或理想使用选项的心理准备程度（</w:t>
      </w:r>
      <w:r w:rsidRPr="00496B00">
        <w:t>Davis, 1989; Rogers, 2003; Venkatesh et al., 2003</w:t>
      </w:r>
      <w:r w:rsidRPr="00496B00">
        <w:rPr>
          <w:rFonts w:ascii="宋体" w:eastAsia="宋体" w:hAnsi="宋体" w:cs="宋体" w:hint="eastAsia"/>
        </w:rPr>
        <w:t>）。在生成式设计研究中，这一概念不仅涉及对</w:t>
      </w:r>
      <w:r w:rsidRPr="00496B00">
        <w:t>AI</w:t>
      </w:r>
      <w:r w:rsidRPr="00496B00">
        <w:rPr>
          <w:rFonts w:ascii="宋体" w:eastAsia="宋体" w:hAnsi="宋体" w:cs="宋体" w:hint="eastAsia"/>
        </w:rPr>
        <w:t>工具的接受，更指向用户对</w:t>
      </w:r>
      <w:r w:rsidRPr="00496B00">
        <w:t>AI</w:t>
      </w:r>
      <w:r w:rsidRPr="00496B00">
        <w:rPr>
          <w:rFonts w:ascii="宋体" w:eastAsia="宋体" w:hAnsi="宋体" w:cs="宋体" w:hint="eastAsia"/>
        </w:rPr>
        <w:t>生成结果本身的接受与信任（</w:t>
      </w:r>
      <w:r w:rsidRPr="00496B00">
        <w:t>Longoni et al., 2019; Li et al., 2025</w:t>
      </w:r>
      <w:r w:rsidRPr="00496B00">
        <w:rPr>
          <w:rFonts w:ascii="宋体" w:eastAsia="宋体" w:hAnsi="宋体" w:cs="宋体" w:hint="eastAsia"/>
        </w:rPr>
        <w:t>）。</w:t>
      </w:r>
    </w:p>
    <w:p w14:paraId="0FC98B4F" w14:textId="77777777" w:rsidR="008A5C14" w:rsidRDefault="008A5C14" w:rsidP="008A5C14">
      <w:pPr>
        <w:pStyle w:val="Para"/>
        <w:rPr>
          <w:rFonts w:ascii="宋体" w:eastAsia="宋体" w:hAnsi="宋体" w:cs="宋体" w:hint="eastAsia"/>
          <w:strike/>
          <w:lang w:eastAsia="zh-CN"/>
        </w:rPr>
      </w:pPr>
      <w:r w:rsidRPr="00496B00">
        <w:rPr>
          <w:rFonts w:ascii="宋体" w:eastAsia="宋体" w:hAnsi="宋体" w:cs="宋体" w:hint="eastAsia"/>
        </w:rPr>
        <w:t>近来的研究和调查多侧重不同群体的用户（一般用户、专业设计师、企业管理层）等对新的</w:t>
      </w:r>
      <w:r w:rsidRPr="00496B00">
        <w:t>AI</w:t>
      </w:r>
      <w:r w:rsidRPr="00496B00">
        <w:rPr>
          <w:rFonts w:ascii="宋体" w:eastAsia="宋体" w:hAnsi="宋体" w:cs="宋体" w:hint="eastAsia"/>
        </w:rPr>
        <w:t>技术应用产品的接受度（</w:t>
      </w:r>
      <w:r w:rsidRPr="00496B00">
        <w:t>Kim et al., 2024; Li et al., 2025; Dwivedi et al., 2021</w:t>
      </w:r>
      <w:r w:rsidRPr="00496B00">
        <w:rPr>
          <w:rFonts w:ascii="宋体" w:eastAsia="宋体" w:hAnsi="宋体" w:cs="宋体" w:hint="eastAsia"/>
        </w:rPr>
        <w:t>）。常见的技术接受评估理论框架包括</w:t>
      </w:r>
      <w:r w:rsidRPr="006E59AE">
        <w:rPr>
          <w:rFonts w:ascii="宋体" w:eastAsia="宋体" w:hAnsi="宋体" w:cs="宋体" w:hint="eastAsia"/>
        </w:rPr>
        <w:t>：</w:t>
      </w:r>
      <w:r w:rsidRPr="006E59AE">
        <w:rPr>
          <w:rFonts w:hint="eastAsia"/>
        </w:rPr>
        <w:t xml:space="preserve">Fred </w:t>
      </w:r>
      <w:proofErr w:type="spellStart"/>
      <w:r w:rsidRPr="006E59AE">
        <w:rPr>
          <w:rFonts w:hint="eastAsia"/>
        </w:rPr>
        <w:t>D.Davis</w:t>
      </w:r>
      <w:proofErr w:type="spellEnd"/>
      <w:r w:rsidRPr="006E59AE">
        <w:rPr>
          <w:rFonts w:ascii="宋体" w:eastAsia="宋体" w:hAnsi="宋体" w:cs="宋体" w:hint="eastAsia"/>
        </w:rPr>
        <w:t>的技术接受模型（</w:t>
      </w:r>
      <w:r w:rsidRPr="006E59AE">
        <w:t>Technology Acceptance Model, TAM</w:t>
      </w:r>
      <w:r w:rsidRPr="006E59AE">
        <w:rPr>
          <w:rFonts w:ascii="宋体" w:eastAsia="宋体" w:hAnsi="宋体" w:cs="宋体" w:hint="eastAsia"/>
        </w:rPr>
        <w:t>）（</w:t>
      </w:r>
      <w:r w:rsidRPr="006E59AE">
        <w:t>Davis, 1989</w:t>
      </w:r>
      <w:r w:rsidRPr="006E59AE">
        <w:rPr>
          <w:rFonts w:ascii="宋体" w:eastAsia="宋体" w:hAnsi="宋体" w:cs="宋体" w:hint="eastAsia"/>
        </w:rPr>
        <w:t>）、统一技术接受与使用理论（</w:t>
      </w:r>
      <w:r w:rsidRPr="006E59AE">
        <w:t>Unified Theory of Acceptance and Use of Technology, UTAUT</w:t>
      </w:r>
      <w:r w:rsidRPr="006E59AE">
        <w:rPr>
          <w:rFonts w:ascii="宋体" w:eastAsia="宋体" w:hAnsi="宋体" w:cs="宋体" w:hint="eastAsia"/>
        </w:rPr>
        <w:t>）（</w:t>
      </w:r>
      <w:r w:rsidRPr="006E59AE">
        <w:t>Venkatesh et al., 2003</w:t>
      </w:r>
      <w:r w:rsidRPr="006E59AE">
        <w:rPr>
          <w:rFonts w:ascii="宋体" w:eastAsia="宋体" w:hAnsi="宋体" w:cs="宋体" w:hint="eastAsia"/>
        </w:rPr>
        <w:t>）及其扩展版本</w:t>
      </w:r>
      <w:r w:rsidRPr="006E59AE">
        <w:t xml:space="preserve"> UTAUT2</w:t>
      </w:r>
      <w:r w:rsidRPr="006E59AE">
        <w:rPr>
          <w:rFonts w:ascii="宋体" w:eastAsia="宋体" w:hAnsi="宋体" w:cs="宋体" w:hint="eastAsia"/>
        </w:rPr>
        <w:t>（</w:t>
      </w:r>
      <w:r w:rsidRPr="006E59AE">
        <w:t>Venkatesh et al., 2012</w:t>
      </w:r>
      <w:r w:rsidRPr="006E59AE">
        <w:rPr>
          <w:rFonts w:ascii="宋体" w:eastAsia="宋体" w:hAnsi="宋体" w:cs="宋体" w:hint="eastAsia"/>
        </w:rPr>
        <w:t>）、计划行为理论（</w:t>
      </w:r>
      <w:r w:rsidRPr="006E59AE">
        <w:t>Theory of Planned Behavior, TPB</w:t>
      </w:r>
      <w:r w:rsidRPr="006E59AE">
        <w:rPr>
          <w:rFonts w:ascii="宋体" w:eastAsia="宋体" w:hAnsi="宋体" w:cs="宋体" w:hint="eastAsia"/>
        </w:rPr>
        <w:t>）（</w:t>
      </w:r>
      <w:r w:rsidRPr="006E59AE">
        <w:t>Ajzen, 1991</w:t>
      </w:r>
      <w:r w:rsidRPr="006E59AE">
        <w:rPr>
          <w:rFonts w:ascii="宋体" w:eastAsia="宋体" w:hAnsi="宋体" w:cs="宋体" w:hint="eastAsia"/>
        </w:rPr>
        <w:t>）、社会认知理论（</w:t>
      </w:r>
      <w:r w:rsidRPr="006E59AE">
        <w:t>Social Cognitive Theory, SCT</w:t>
      </w:r>
      <w:r w:rsidRPr="006E59AE">
        <w:rPr>
          <w:rFonts w:ascii="宋体" w:eastAsia="宋体" w:hAnsi="宋体" w:cs="宋体" w:hint="eastAsia"/>
        </w:rPr>
        <w:t>）（</w:t>
      </w:r>
      <w:r w:rsidRPr="006E59AE">
        <w:t>Bandura, 1986</w:t>
      </w:r>
      <w:r w:rsidRPr="006E59AE">
        <w:rPr>
          <w:rFonts w:ascii="宋体" w:eastAsia="宋体" w:hAnsi="宋体" w:cs="宋体" w:hint="eastAsia"/>
        </w:rPr>
        <w:t>）以及期望确认模型（</w:t>
      </w:r>
      <w:r w:rsidRPr="006E59AE">
        <w:t>Expectation–Confirmation Model, ECM</w:t>
      </w:r>
      <w:r w:rsidRPr="006E59AE">
        <w:rPr>
          <w:rFonts w:ascii="宋体" w:eastAsia="宋体" w:hAnsi="宋体" w:cs="宋体" w:hint="eastAsia"/>
        </w:rPr>
        <w:t>）（</w:t>
      </w:r>
      <w:proofErr w:type="spellStart"/>
      <w:r w:rsidRPr="006E59AE">
        <w:t>Bhattacherjee</w:t>
      </w:r>
      <w:proofErr w:type="spellEnd"/>
      <w:r w:rsidRPr="006E59AE">
        <w:t>, 2001</w:t>
      </w:r>
      <w:r w:rsidRPr="006E59AE">
        <w:rPr>
          <w:rFonts w:ascii="宋体" w:eastAsia="宋体" w:hAnsi="宋体" w:cs="宋体" w:hint="eastAsia"/>
        </w:rPr>
        <w:t>）等</w:t>
      </w:r>
      <w:r w:rsidRPr="00496B00">
        <w:rPr>
          <w:rFonts w:ascii="宋体" w:eastAsia="宋体" w:hAnsi="宋体" w:cs="宋体" w:hint="eastAsia"/>
        </w:rPr>
        <w:t>。以</w:t>
      </w:r>
      <w:r w:rsidRPr="00496B00">
        <w:rPr>
          <w:rFonts w:hint="eastAsia"/>
        </w:rPr>
        <w:t>TAM</w:t>
      </w:r>
      <w:r w:rsidRPr="00496B00">
        <w:rPr>
          <w:rFonts w:ascii="宋体" w:eastAsia="宋体" w:hAnsi="宋体" w:cs="宋体" w:hint="eastAsia"/>
        </w:rPr>
        <w:t>为例，该模型强调，用户的采纳意愿主要由</w:t>
      </w:r>
      <w:r w:rsidRPr="00496B00">
        <w:t>“</w:t>
      </w:r>
      <w:r w:rsidRPr="00496B00">
        <w:rPr>
          <w:rFonts w:ascii="宋体" w:eastAsia="宋体" w:hAnsi="宋体" w:cs="宋体" w:hint="eastAsia"/>
        </w:rPr>
        <w:t>感知有用性（</w:t>
      </w:r>
      <w:r w:rsidRPr="00496B00">
        <w:t>Perceived Usefulness, PU</w:t>
      </w:r>
      <w:r w:rsidRPr="00496B00">
        <w:rPr>
          <w:rFonts w:ascii="宋体" w:eastAsia="宋体" w:hAnsi="宋体" w:cs="宋体" w:hint="eastAsia"/>
        </w:rPr>
        <w:t>）</w:t>
      </w:r>
      <w:r w:rsidRPr="00496B00">
        <w:t>”</w:t>
      </w:r>
      <w:r w:rsidRPr="00496B00">
        <w:rPr>
          <w:rFonts w:ascii="宋体" w:eastAsia="宋体" w:hAnsi="宋体" w:cs="宋体" w:hint="eastAsia"/>
        </w:rPr>
        <w:t>和</w:t>
      </w:r>
      <w:r w:rsidRPr="00496B00">
        <w:t>“</w:t>
      </w:r>
      <w:r w:rsidRPr="00496B00">
        <w:rPr>
          <w:rFonts w:ascii="宋体" w:eastAsia="宋体" w:hAnsi="宋体" w:cs="宋体" w:hint="eastAsia"/>
        </w:rPr>
        <w:t>感知易用性（</w:t>
      </w:r>
      <w:r w:rsidRPr="00496B00">
        <w:t>Perceived Ease of Use, PEOU</w:t>
      </w:r>
      <w:r w:rsidRPr="00496B00">
        <w:rPr>
          <w:rFonts w:ascii="宋体" w:eastAsia="宋体" w:hAnsi="宋体" w:cs="宋体" w:hint="eastAsia"/>
        </w:rPr>
        <w:t>）</w:t>
      </w:r>
      <w:r w:rsidRPr="00496B00">
        <w:t>”</w:t>
      </w:r>
      <w:r w:rsidRPr="00496B00">
        <w:rPr>
          <w:rFonts w:ascii="宋体" w:eastAsia="宋体" w:hAnsi="宋体" w:cs="宋体" w:hint="eastAsia"/>
        </w:rPr>
        <w:t>所决定（</w:t>
      </w:r>
      <w:r w:rsidRPr="00496B00">
        <w:t>Davis, 1989</w:t>
      </w:r>
      <w:r w:rsidRPr="00496B00">
        <w:rPr>
          <w:rFonts w:ascii="宋体" w:eastAsia="宋体" w:hAnsi="宋体" w:cs="宋体" w:hint="eastAsia"/>
        </w:rPr>
        <w:t>）。如</w:t>
      </w:r>
      <w:r>
        <w:rPr>
          <w:rFonts w:ascii="宋体" w:eastAsia="宋体" w:hAnsi="宋体" w:cs="宋体" w:hint="eastAsia"/>
        </w:rPr>
        <w:fldChar w:fldCharType="begin"/>
      </w:r>
      <w:r>
        <w:rPr>
          <w:rFonts w:ascii="宋体" w:eastAsia="宋体" w:hAnsi="宋体" w:cs="宋体" w:hint="eastAsia"/>
        </w:rPr>
        <w:instrText xml:space="preserve"> REF _Ref210924564 \h </w:instrText>
      </w:r>
      <w:r>
        <w:rPr>
          <w:rFonts w:ascii="宋体" w:eastAsia="宋体" w:hAnsi="宋体" w:cs="宋体" w:hint="eastAsia"/>
        </w:rPr>
      </w:r>
      <w:r>
        <w:rPr>
          <w:rFonts w:ascii="宋体" w:eastAsia="宋体" w:hAnsi="宋体" w:cs="宋体" w:hint="eastAsia"/>
        </w:rPr>
        <w:fldChar w:fldCharType="separate"/>
      </w:r>
      <w:r>
        <w:t xml:space="preserve">Figure </w:t>
      </w:r>
      <w:r>
        <w:rPr>
          <w:noProof/>
        </w:rPr>
        <w:t>6</w:t>
      </w:r>
      <w:r>
        <w:rPr>
          <w:rFonts w:ascii="宋体" w:eastAsia="宋体" w:hAnsi="宋体" w:cs="宋体" w:hint="eastAsia"/>
        </w:rPr>
        <w:fldChar w:fldCharType="end"/>
      </w:r>
      <w:r w:rsidRPr="00496B00">
        <w:rPr>
          <w:rFonts w:ascii="宋体" w:eastAsia="宋体" w:hAnsi="宋体" w:cs="宋体" w:hint="eastAsia"/>
        </w:rPr>
        <w:t>所示，</w:t>
      </w:r>
      <w:r w:rsidRPr="00496B00">
        <w:rPr>
          <w:rFonts w:hint="eastAsia"/>
        </w:rPr>
        <w:t>PEOU</w:t>
      </w:r>
      <w:r w:rsidRPr="00496B00">
        <w:rPr>
          <w:rFonts w:ascii="宋体" w:eastAsia="宋体" w:hAnsi="宋体" w:cs="宋体" w:hint="eastAsia"/>
        </w:rPr>
        <w:t>强调技术结果能否提升个体绩效与体验价值，</w:t>
      </w:r>
      <w:r w:rsidRPr="00496B00">
        <w:rPr>
          <w:rFonts w:hint="eastAsia"/>
        </w:rPr>
        <w:t>PU</w:t>
      </w:r>
      <w:r w:rsidRPr="00496B00">
        <w:rPr>
          <w:rFonts w:ascii="宋体" w:eastAsia="宋体" w:hAnsi="宋体" w:cs="宋体" w:hint="eastAsia"/>
        </w:rPr>
        <w:t>强调系统交互是否简洁可控。</w:t>
      </w:r>
      <w:r w:rsidRPr="00A97CD9">
        <w:rPr>
          <w:rFonts w:ascii="宋体" w:eastAsia="宋体" w:hAnsi="宋体" w:cs="宋体" w:hint="eastAsia"/>
          <w:strike/>
        </w:rPr>
        <w:t>在生成式</w:t>
      </w:r>
      <w:r w:rsidRPr="00A97CD9">
        <w:rPr>
          <w:strike/>
        </w:rPr>
        <w:t>AI</w:t>
      </w:r>
      <w:r w:rsidRPr="00A97CD9">
        <w:rPr>
          <w:rFonts w:ascii="宋体" w:eastAsia="宋体" w:hAnsi="宋体" w:cs="宋体" w:hint="eastAsia"/>
          <w:strike/>
        </w:rPr>
        <w:t>驱动的设计活动中，这两个变量的解释内涵相应扩展：感知有用性可理解为生成结果在功能性、创意性与审美质量上的综合效用感，而感知易用性则体现为系统输出的可预测性、操作界面友好度与生成逻辑的可理解性（</w:t>
      </w:r>
      <w:r w:rsidRPr="00A97CD9">
        <w:rPr>
          <w:strike/>
        </w:rPr>
        <w:t>Venkatesh &amp; Davis, 2000; Chatterjee et al., 2021</w:t>
      </w:r>
      <w:r w:rsidRPr="00A97CD9">
        <w:rPr>
          <w:rFonts w:ascii="宋体" w:eastAsia="宋体" w:hAnsi="宋体" w:cs="宋体" w:hint="eastAsia"/>
          <w:strike/>
        </w:rPr>
        <w:t>）。</w:t>
      </w:r>
    </w:p>
    <w:p w14:paraId="41F20DAC" w14:textId="5100CCC9" w:rsidR="008A5C14" w:rsidRDefault="008A5C14" w:rsidP="008A5C14">
      <w:pPr>
        <w:pStyle w:val="Image"/>
      </w:pPr>
    </w:p>
    <w:p w14:paraId="7E034D42" w14:textId="77777777" w:rsidR="008A5C14" w:rsidRPr="00B82A19" w:rsidRDefault="008A5C14" w:rsidP="008A5C14">
      <w:pPr>
        <w:pStyle w:val="FigureCaption"/>
        <w:rPr>
          <w:lang w:eastAsia="zh-CN"/>
        </w:rPr>
      </w:pPr>
      <w:bookmarkStart w:id="12" w:name="_Ref210924564"/>
      <w:r>
        <w:t xml:space="preserve">Figure </w:t>
      </w:r>
      <w:fldSimple w:instr=" SEQ Figure \* ARABIC ">
        <w:r>
          <w:rPr>
            <w:noProof/>
          </w:rPr>
          <w:t>6</w:t>
        </w:r>
      </w:fldSimple>
      <w:bookmarkEnd w:id="12"/>
      <w:r>
        <w:rPr>
          <w:rFonts w:hint="eastAsia"/>
          <w:lang w:eastAsia="zh-CN"/>
        </w:rPr>
        <w:t xml:space="preserve"> Technology Acceptance Model (TAM, Davis. 1989)</w:t>
      </w:r>
      <w:r>
        <w:rPr>
          <w:lang w:eastAsia="zh-CN"/>
        </w:rPr>
        <w:br/>
      </w:r>
      <w:r w:rsidRPr="00A636AB">
        <w:rPr>
          <w:i/>
          <w:iCs/>
          <w:lang w:eastAsia="zh-CN"/>
        </w:rPr>
        <w:t>Note.</w:t>
      </w:r>
      <w:r w:rsidRPr="00A636AB">
        <w:rPr>
          <w:lang w:eastAsia="zh-CN"/>
        </w:rPr>
        <w:t xml:space="preserve"> Redrawn based on Davis (1989). Element definitions are derived from the original publication, illustrating the relationships among Perceived Usefulness (PU), Perceived Ease of Use (PEOU), Behavioral Intention (BI), and Actual System Use.</w:t>
      </w:r>
    </w:p>
    <w:p w14:paraId="5FB7CBA5" w14:textId="77777777" w:rsidR="008A5C14" w:rsidRPr="00B82A19" w:rsidRDefault="008A5C14" w:rsidP="008A5C14">
      <w:pPr>
        <w:pStyle w:val="Para"/>
        <w:rPr>
          <w:rFonts w:ascii="宋体" w:eastAsia="宋体" w:hAnsi="宋体" w:cs="宋体" w:hint="eastAsia"/>
          <w:lang w:eastAsia="zh-CN"/>
        </w:rPr>
      </w:pPr>
      <w:r w:rsidRPr="00496B00">
        <w:rPr>
          <w:rFonts w:ascii="宋体" w:eastAsia="宋体" w:hAnsi="宋体" w:cs="宋体" w:hint="eastAsia"/>
        </w:rPr>
        <w:t>类似的，</w:t>
      </w:r>
      <w:r w:rsidRPr="00496B00">
        <w:t xml:space="preserve"> UTAUT</w:t>
      </w:r>
      <w:r w:rsidRPr="00496B00">
        <w:rPr>
          <w:rFonts w:hint="eastAsia"/>
        </w:rPr>
        <w:t xml:space="preserve"> </w:t>
      </w:r>
      <w:r>
        <w:rPr>
          <w:rFonts w:ascii="宋体" w:eastAsia="宋体" w:hAnsi="宋体" w:cs="宋体" w:hint="eastAsia"/>
        </w:rPr>
        <w:t>整合了TAM等8</w:t>
      </w:r>
      <w:r w:rsidRPr="00496B00">
        <w:rPr>
          <w:rFonts w:ascii="宋体" w:eastAsia="宋体" w:hAnsi="宋体" w:cs="宋体" w:hint="eastAsia"/>
        </w:rPr>
        <w:t>个</w:t>
      </w:r>
      <w:r>
        <w:rPr>
          <w:rFonts w:ascii="宋体" w:eastAsia="宋体" w:hAnsi="宋体" w:cs="宋体" w:hint="eastAsia"/>
        </w:rPr>
        <w:t>信息技术</w:t>
      </w:r>
      <w:r w:rsidRPr="00496B00">
        <w:rPr>
          <w:rFonts w:ascii="宋体" w:eastAsia="宋体" w:hAnsi="宋体" w:cs="宋体" w:hint="eastAsia"/>
        </w:rPr>
        <w:t>模型的核心构念</w:t>
      </w:r>
      <w:r>
        <w:rPr>
          <w:rFonts w:ascii="宋体" w:eastAsia="宋体" w:hAnsi="宋体" w:cs="宋体" w:hint="eastAsia"/>
        </w:rPr>
        <w:t>（如</w:t>
      </w:r>
      <w:r>
        <w:rPr>
          <w:rFonts w:ascii="宋体" w:eastAsia="宋体" w:hAnsi="宋体" w:cs="宋体" w:hint="eastAsia"/>
          <w:lang w:eastAsia="zh-CN"/>
        </w:rPr>
        <w:fldChar w:fldCharType="begin"/>
      </w:r>
      <w:r>
        <w:rPr>
          <w:rFonts w:ascii="宋体" w:eastAsia="宋体" w:hAnsi="宋体" w:cs="宋体" w:hint="eastAsia"/>
        </w:rPr>
        <w:instrText xml:space="preserve"> REF _Ref210917761 \h </w:instrText>
      </w:r>
      <w:r>
        <w:rPr>
          <w:rFonts w:ascii="宋体" w:eastAsia="宋体" w:hAnsi="宋体" w:cs="宋体" w:hint="eastAsia"/>
          <w:lang w:eastAsia="zh-CN"/>
        </w:rPr>
      </w:r>
      <w:r>
        <w:rPr>
          <w:rFonts w:ascii="宋体" w:eastAsia="宋体" w:hAnsi="宋体" w:cs="宋体" w:hint="eastAsia"/>
          <w:lang w:eastAsia="zh-CN"/>
        </w:rPr>
        <w:fldChar w:fldCharType="separate"/>
      </w:r>
      <w:r>
        <w:rPr>
          <w:rFonts w:hint="eastAsia"/>
        </w:rPr>
        <w:t xml:space="preserve">Table </w:t>
      </w:r>
      <w:r>
        <w:rPr>
          <w:noProof/>
        </w:rPr>
        <w:t>2</w:t>
      </w:r>
      <w:r>
        <w:rPr>
          <w:rFonts w:ascii="宋体" w:eastAsia="宋体" w:hAnsi="宋体" w:cs="宋体" w:hint="eastAsia"/>
          <w:lang w:eastAsia="zh-CN"/>
        </w:rPr>
        <w:fldChar w:fldCharType="end"/>
      </w:r>
      <w:r>
        <w:rPr>
          <w:rFonts w:ascii="宋体" w:eastAsia="宋体" w:hAnsi="宋体" w:cs="宋体" w:hint="eastAsia"/>
        </w:rPr>
        <w:t>所示）</w:t>
      </w:r>
      <w:r w:rsidRPr="00496B00">
        <w:rPr>
          <w:rFonts w:ascii="宋体" w:eastAsia="宋体" w:hAnsi="宋体" w:cs="宋体" w:hint="eastAsia"/>
        </w:rPr>
        <w:t>，提出用户的采纳意愿主要受到绩效期望（</w:t>
      </w:r>
      <w:r w:rsidRPr="00496B00">
        <w:t>Performance Expectancy</w:t>
      </w:r>
      <w:r w:rsidRPr="00496B00">
        <w:rPr>
          <w:rFonts w:ascii="宋体" w:eastAsia="宋体" w:hAnsi="宋体" w:cs="宋体" w:hint="eastAsia"/>
        </w:rPr>
        <w:t>）、努力期望（</w:t>
      </w:r>
      <w:r w:rsidRPr="00496B00">
        <w:t>Effort Expectancy</w:t>
      </w:r>
      <w:r w:rsidRPr="00496B00">
        <w:rPr>
          <w:rFonts w:ascii="宋体" w:eastAsia="宋体" w:hAnsi="宋体" w:cs="宋体" w:hint="eastAsia"/>
        </w:rPr>
        <w:t>）、社会影响（</w:t>
      </w:r>
      <w:r w:rsidRPr="00496B00">
        <w:t>Social Influence</w:t>
      </w:r>
      <w:r w:rsidRPr="00496B00">
        <w:rPr>
          <w:rFonts w:ascii="宋体" w:eastAsia="宋体" w:hAnsi="宋体" w:cs="宋体" w:hint="eastAsia"/>
        </w:rPr>
        <w:t>）以及促进条件（</w:t>
      </w:r>
      <w:r w:rsidRPr="00496B00">
        <w:t>Facilitating Conditions</w:t>
      </w:r>
      <w:r w:rsidRPr="00496B00">
        <w:rPr>
          <w:rFonts w:ascii="宋体" w:eastAsia="宋体" w:hAnsi="宋体" w:cs="宋体" w:hint="eastAsia"/>
        </w:rPr>
        <w:t>）四个因素的共同作用（</w:t>
      </w:r>
      <w:r w:rsidRPr="00496B00">
        <w:t>Venkatesh et al., 2003</w:t>
      </w:r>
      <w:r w:rsidRPr="00496B00">
        <w:rPr>
          <w:rFonts w:ascii="宋体" w:eastAsia="宋体" w:hAnsi="宋体" w:cs="宋体" w:hint="eastAsia"/>
        </w:rPr>
        <w:t>）。</w:t>
      </w:r>
      <w:r w:rsidRPr="00C62889">
        <w:rPr>
          <w:rFonts w:ascii="宋体" w:eastAsia="宋体" w:hAnsi="宋体" w:cs="宋体" w:hint="eastAsia"/>
          <w:strike/>
        </w:rPr>
        <w:t>其中，绩效期望反映个体认为使用该技术可以帮助其实现预期目标的程度，与感知有用性具有一定对应关系；努力期望则指使用该技术的易用程度，与感知易用性相近。社会影响强调个体在采纳新技术时受到他人（如同事、管理层或社群）的态度和行为影响，而促进条件则描述组织或环境中支持个体有效使用技术的资源与基础设施（</w:t>
      </w:r>
      <w:r w:rsidRPr="00C62889">
        <w:rPr>
          <w:strike/>
        </w:rPr>
        <w:t>Venkatesh et al., 2012</w:t>
      </w:r>
      <w:r w:rsidRPr="00C62889">
        <w:rPr>
          <w:rFonts w:ascii="宋体" w:eastAsia="宋体" w:hAnsi="宋体" w:cs="宋体" w:hint="eastAsia"/>
          <w:strike/>
        </w:rPr>
        <w:t>）</w:t>
      </w:r>
      <w:r w:rsidRPr="00496B00">
        <w:rPr>
          <w:rFonts w:ascii="宋体" w:eastAsia="宋体" w:hAnsi="宋体" w:cs="宋体" w:hint="eastAsia"/>
        </w:rPr>
        <w:t>。这些构念的加入，使</w:t>
      </w:r>
      <w:r w:rsidRPr="00496B00">
        <w:t>UTAUT</w:t>
      </w:r>
      <w:r w:rsidRPr="00496B00">
        <w:rPr>
          <w:rFonts w:ascii="宋体" w:eastAsia="宋体" w:hAnsi="宋体" w:cs="宋体" w:hint="eastAsia"/>
        </w:rPr>
        <w:t>模型能够更全面地解释技术接受行为，特别是在团队协作或组织采纳等社会性较强的情境下，能捕捉到外部社会规范与支持系统对个体采纳意愿的作用。</w:t>
      </w:r>
    </w:p>
    <w:p w14:paraId="290C5DB9" w14:textId="1149C4C7" w:rsidR="008A5C14" w:rsidRPr="00EA379F" w:rsidRDefault="008A5C14" w:rsidP="008A5C14">
      <w:pPr>
        <w:pStyle w:val="aff0"/>
        <w:rPr>
          <w:rFonts w:eastAsiaTheme="minorEastAsia"/>
          <w:lang w:eastAsia="zh-CN"/>
        </w:rPr>
      </w:pPr>
      <w:bookmarkStart w:id="13" w:name="_Ref210917761"/>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7D45CB">
        <w:rPr>
          <w:noProof/>
        </w:rPr>
        <w:t>5</w:t>
      </w:r>
      <w:r>
        <w:rPr>
          <w:rFonts w:hint="eastAsia"/>
        </w:rPr>
        <w:fldChar w:fldCharType="end"/>
      </w:r>
      <w:bookmarkEnd w:id="13"/>
      <w:r>
        <w:rPr>
          <w:rFonts w:eastAsiaTheme="minorEastAsia" w:hint="eastAsia"/>
          <w:lang w:eastAsia="zh-CN"/>
        </w:rPr>
        <w:t xml:space="preserve"> </w:t>
      </w:r>
      <w:r w:rsidRPr="00CB646A">
        <w:rPr>
          <w:rFonts w:eastAsiaTheme="minorEastAsia"/>
          <w:lang w:eastAsia="zh-CN"/>
        </w:rPr>
        <w:t>Common Theoretical Frameworks for Technology Acceptance Evaluation</w:t>
      </w:r>
      <w:r>
        <w:rPr>
          <w:rStyle w:val="ae"/>
          <w:rFonts w:eastAsiaTheme="minorEastAsia"/>
          <w:lang w:eastAsia="zh-CN"/>
        </w:rPr>
        <w:footnoteReference w:id="4"/>
      </w:r>
    </w:p>
    <w:tbl>
      <w:tblPr>
        <w:tblStyle w:val="15075"/>
        <w:tblW w:w="0" w:type="auto"/>
        <w:tblLook w:val="04E0" w:firstRow="1" w:lastRow="1" w:firstColumn="1" w:lastColumn="0" w:noHBand="0" w:noVBand="1"/>
      </w:tblPr>
      <w:tblGrid>
        <w:gridCol w:w="1990"/>
        <w:gridCol w:w="1930"/>
        <w:gridCol w:w="4386"/>
      </w:tblGrid>
      <w:tr w:rsidR="008A5C14" w:rsidRPr="00B679CB" w14:paraId="5D6D2FDA" w14:textId="77777777" w:rsidTr="00D729E2">
        <w:trPr>
          <w:cnfStyle w:val="100000000000" w:firstRow="1" w:lastRow="0" w:firstColumn="0" w:lastColumn="0" w:oddVBand="0" w:evenVBand="0" w:oddHBand="0" w:evenHBand="0" w:firstRowFirstColumn="0" w:firstRowLastColumn="0" w:lastRowFirstColumn="0" w:lastRowLastColumn="0"/>
        </w:trPr>
        <w:tc>
          <w:tcPr>
            <w:tcW w:w="0" w:type="auto"/>
            <w:hideMark/>
          </w:tcPr>
          <w:p w14:paraId="5A744172" w14:textId="77777777" w:rsidR="008A5C14" w:rsidRPr="00B679CB" w:rsidRDefault="008A5C14" w:rsidP="00D729E2">
            <w:pPr>
              <w:pStyle w:val="TableCell"/>
            </w:pPr>
            <w:proofErr w:type="spellStart"/>
            <w:r w:rsidRPr="00B679CB">
              <w:rPr>
                <w:rFonts w:ascii="宋体" w:eastAsia="宋体" w:hAnsi="宋体" w:cs="宋体" w:hint="eastAsia"/>
              </w:rPr>
              <w:t>模型</w:t>
            </w:r>
            <w:proofErr w:type="spellEnd"/>
          </w:p>
        </w:tc>
        <w:tc>
          <w:tcPr>
            <w:tcW w:w="0" w:type="auto"/>
            <w:hideMark/>
          </w:tcPr>
          <w:p w14:paraId="38FF97F1" w14:textId="77777777" w:rsidR="008A5C14" w:rsidRPr="00B679CB" w:rsidRDefault="008A5C14" w:rsidP="00D729E2">
            <w:pPr>
              <w:pStyle w:val="TableCell"/>
            </w:pPr>
            <w:proofErr w:type="spellStart"/>
            <w:r w:rsidRPr="00B679CB">
              <w:rPr>
                <w:rFonts w:ascii="宋体" w:eastAsia="宋体" w:hAnsi="宋体" w:cs="宋体" w:hint="eastAsia"/>
              </w:rPr>
              <w:t>理论侧重点</w:t>
            </w:r>
            <w:proofErr w:type="spellEnd"/>
          </w:p>
        </w:tc>
        <w:tc>
          <w:tcPr>
            <w:tcW w:w="0" w:type="auto"/>
            <w:hideMark/>
          </w:tcPr>
          <w:p w14:paraId="4074D71C" w14:textId="77777777" w:rsidR="008A5C14" w:rsidRPr="00B679CB" w:rsidRDefault="008A5C14" w:rsidP="00D729E2">
            <w:pPr>
              <w:pStyle w:val="TableCell"/>
            </w:pPr>
            <w:proofErr w:type="spellStart"/>
            <w:r w:rsidRPr="00B679CB">
              <w:rPr>
                <w:rFonts w:ascii="宋体" w:eastAsia="宋体" w:hAnsi="宋体" w:cs="宋体" w:hint="eastAsia"/>
              </w:rPr>
              <w:t>主要应用场景</w:t>
            </w:r>
            <w:proofErr w:type="spellEnd"/>
          </w:p>
        </w:tc>
      </w:tr>
      <w:tr w:rsidR="008A5C14" w:rsidRPr="00B679CB" w14:paraId="0926A2B1" w14:textId="77777777" w:rsidTr="00D729E2">
        <w:tc>
          <w:tcPr>
            <w:tcW w:w="0" w:type="auto"/>
            <w:hideMark/>
          </w:tcPr>
          <w:p w14:paraId="40D1A080" w14:textId="77777777" w:rsidR="008A5C14" w:rsidRPr="00B679CB" w:rsidRDefault="008A5C14" w:rsidP="00D729E2">
            <w:pPr>
              <w:pStyle w:val="TableCell"/>
            </w:pPr>
            <w:r w:rsidRPr="00B679CB">
              <w:lastRenderedPageBreak/>
              <w:t>TAM</w:t>
            </w:r>
            <w:r w:rsidRPr="00B679CB">
              <w:rPr>
                <w:rFonts w:hint="eastAsia"/>
              </w:rPr>
              <w:t>*</w:t>
            </w:r>
            <w:r w:rsidRPr="00B679CB">
              <w:br/>
              <w:t>(Technology Acceptance Model, Davis, 1989)</w:t>
            </w:r>
          </w:p>
        </w:tc>
        <w:tc>
          <w:tcPr>
            <w:tcW w:w="0" w:type="auto"/>
            <w:hideMark/>
          </w:tcPr>
          <w:p w14:paraId="45073454" w14:textId="77777777" w:rsidR="008A5C14" w:rsidRPr="00B679CB" w:rsidRDefault="008A5C14" w:rsidP="00D729E2">
            <w:pPr>
              <w:pStyle w:val="TableCell"/>
              <w:rPr>
                <w:lang w:eastAsia="zh-CN"/>
              </w:rPr>
            </w:pPr>
            <w:r w:rsidRPr="00B679CB">
              <w:rPr>
                <w:rFonts w:ascii="宋体" w:eastAsia="宋体" w:hAnsi="宋体" w:cs="宋体" w:hint="eastAsia"/>
                <w:lang w:eastAsia="zh-CN"/>
              </w:rPr>
              <w:t>感知有用性与感知易用性对采纳意愿的预测</w:t>
            </w:r>
          </w:p>
        </w:tc>
        <w:tc>
          <w:tcPr>
            <w:tcW w:w="0" w:type="auto"/>
            <w:hideMark/>
          </w:tcPr>
          <w:p w14:paraId="406F4E96" w14:textId="77777777" w:rsidR="008A5C14" w:rsidRPr="00B679CB" w:rsidRDefault="008A5C14" w:rsidP="00D729E2">
            <w:pPr>
              <w:pStyle w:val="TableCell"/>
            </w:pPr>
            <w:proofErr w:type="spellStart"/>
            <w:r w:rsidRPr="00B679CB">
              <w:rPr>
                <w:rFonts w:ascii="宋体" w:eastAsia="宋体" w:hAnsi="宋体" w:cs="宋体" w:hint="eastAsia"/>
              </w:rPr>
              <w:t>生成式人工智能工具（</w:t>
            </w:r>
            <w:r w:rsidRPr="00B679CB">
              <w:t>Singh</w:t>
            </w:r>
            <w:proofErr w:type="spellEnd"/>
            <w:r w:rsidRPr="00B679CB">
              <w:t>, 2024</w:t>
            </w:r>
            <w:r w:rsidRPr="00B679CB">
              <w:rPr>
                <w:rFonts w:ascii="宋体" w:eastAsia="宋体" w:hAnsi="宋体" w:cs="宋体" w:hint="eastAsia"/>
              </w:rPr>
              <w:t>）；</w:t>
            </w:r>
            <w:r w:rsidRPr="00B679CB">
              <w:t xml:space="preserve">AI </w:t>
            </w:r>
            <w:proofErr w:type="spellStart"/>
            <w:r w:rsidRPr="00B679CB">
              <w:rPr>
                <w:rFonts w:ascii="宋体" w:eastAsia="宋体" w:hAnsi="宋体" w:cs="宋体" w:hint="eastAsia"/>
              </w:rPr>
              <w:t>辅助决策系统（</w:t>
            </w:r>
            <w:r w:rsidRPr="00B679CB">
              <w:t>Song</w:t>
            </w:r>
            <w:proofErr w:type="spellEnd"/>
            <w:r w:rsidRPr="00B679CB">
              <w:t>, 2025</w:t>
            </w:r>
            <w:r w:rsidRPr="00B679CB">
              <w:rPr>
                <w:rFonts w:ascii="宋体" w:eastAsia="宋体" w:hAnsi="宋体" w:cs="宋体" w:hint="eastAsia"/>
              </w:rPr>
              <w:t>）；</w:t>
            </w:r>
            <w:proofErr w:type="spellStart"/>
            <w:r w:rsidRPr="00B679CB">
              <w:rPr>
                <w:rFonts w:ascii="宋体" w:eastAsia="宋体" w:hAnsi="宋体" w:cs="宋体" w:hint="eastAsia"/>
              </w:rPr>
              <w:t>在线学习平台（</w:t>
            </w:r>
            <w:r w:rsidRPr="00B679CB">
              <w:t>Šumak</w:t>
            </w:r>
            <w:proofErr w:type="spellEnd"/>
            <w:r w:rsidRPr="00B679CB">
              <w:t xml:space="preserve"> et al., 2011</w:t>
            </w:r>
            <w:r w:rsidRPr="00B679CB">
              <w:rPr>
                <w:rFonts w:ascii="宋体" w:eastAsia="宋体" w:hAnsi="宋体" w:cs="宋体" w:hint="eastAsia"/>
              </w:rPr>
              <w:t>）</w:t>
            </w:r>
          </w:p>
        </w:tc>
      </w:tr>
      <w:tr w:rsidR="008A5C14" w:rsidRPr="00B679CB" w14:paraId="7077C174" w14:textId="77777777" w:rsidTr="00D729E2">
        <w:tc>
          <w:tcPr>
            <w:tcW w:w="0" w:type="auto"/>
            <w:hideMark/>
          </w:tcPr>
          <w:p w14:paraId="2A3C1DBE" w14:textId="77777777" w:rsidR="008A5C14" w:rsidRPr="00B679CB" w:rsidRDefault="008A5C14" w:rsidP="00D729E2">
            <w:pPr>
              <w:pStyle w:val="TableCell"/>
            </w:pPr>
            <w:r w:rsidRPr="00B679CB">
              <w:t>TPB</w:t>
            </w:r>
            <w:r w:rsidRPr="00B679CB">
              <w:rPr>
                <w:rFonts w:hint="eastAsia"/>
              </w:rPr>
              <w:t>*</w:t>
            </w:r>
            <w:r w:rsidRPr="00B679CB">
              <w:br/>
              <w:t>(Theory of Planned Behavior, Ajzen, 1991)</w:t>
            </w:r>
          </w:p>
        </w:tc>
        <w:tc>
          <w:tcPr>
            <w:tcW w:w="0" w:type="auto"/>
            <w:hideMark/>
          </w:tcPr>
          <w:p w14:paraId="5F4DD9C3" w14:textId="77777777" w:rsidR="008A5C14" w:rsidRPr="00B679CB" w:rsidRDefault="008A5C14" w:rsidP="00D729E2">
            <w:pPr>
              <w:pStyle w:val="TableCell"/>
              <w:rPr>
                <w:lang w:eastAsia="zh-CN"/>
              </w:rPr>
            </w:pPr>
            <w:r w:rsidRPr="00B679CB">
              <w:rPr>
                <w:rFonts w:ascii="宋体" w:eastAsia="宋体" w:hAnsi="宋体" w:cs="宋体" w:hint="eastAsia"/>
                <w:lang w:eastAsia="zh-CN"/>
              </w:rPr>
              <w:t>态度、主观规范与感知行为控制对意向的影响</w:t>
            </w:r>
          </w:p>
        </w:tc>
        <w:tc>
          <w:tcPr>
            <w:tcW w:w="0" w:type="auto"/>
            <w:hideMark/>
          </w:tcPr>
          <w:p w14:paraId="48A80294" w14:textId="77777777" w:rsidR="008A5C14" w:rsidRPr="00B679CB" w:rsidRDefault="008A5C14" w:rsidP="00D729E2">
            <w:pPr>
              <w:pStyle w:val="TableCell"/>
            </w:pPr>
            <w:proofErr w:type="spellStart"/>
            <w:r w:rsidRPr="00B679CB">
              <w:rPr>
                <w:rFonts w:ascii="宋体" w:eastAsia="宋体" w:hAnsi="宋体" w:cs="宋体" w:hint="eastAsia"/>
              </w:rPr>
              <w:t>可持续消费行为（</w:t>
            </w:r>
            <w:r w:rsidRPr="00B679CB">
              <w:t>Vermeir</w:t>
            </w:r>
            <w:proofErr w:type="spellEnd"/>
            <w:r w:rsidRPr="00B679CB">
              <w:t xml:space="preserve"> &amp; Verbeke, 2008</w:t>
            </w:r>
            <w:r w:rsidRPr="00B679CB">
              <w:rPr>
                <w:rFonts w:ascii="宋体" w:eastAsia="宋体" w:hAnsi="宋体" w:cs="宋体" w:hint="eastAsia"/>
              </w:rPr>
              <w:t>）；</w:t>
            </w:r>
            <w:proofErr w:type="spellStart"/>
            <w:r w:rsidRPr="00B679CB">
              <w:rPr>
                <w:rFonts w:ascii="宋体" w:eastAsia="宋体" w:hAnsi="宋体" w:cs="宋体" w:hint="eastAsia"/>
              </w:rPr>
              <w:t>网络购物意图（</w:t>
            </w:r>
            <w:r w:rsidRPr="00B679CB">
              <w:t>Hansen</w:t>
            </w:r>
            <w:proofErr w:type="spellEnd"/>
            <w:r w:rsidRPr="00B679CB">
              <w:t xml:space="preserve"> et al., 2004</w:t>
            </w:r>
            <w:r w:rsidRPr="00B679CB">
              <w:rPr>
                <w:rFonts w:ascii="宋体" w:eastAsia="宋体" w:hAnsi="宋体" w:cs="宋体" w:hint="eastAsia"/>
              </w:rPr>
              <w:t>）；</w:t>
            </w:r>
            <w:proofErr w:type="spellStart"/>
            <w:r w:rsidRPr="00B679CB">
              <w:rPr>
                <w:rFonts w:ascii="宋体" w:eastAsia="宋体" w:hAnsi="宋体" w:cs="宋体" w:hint="eastAsia"/>
              </w:rPr>
              <w:t>健康应用使用（</w:t>
            </w:r>
            <w:r w:rsidRPr="00B679CB">
              <w:t>Zhao</w:t>
            </w:r>
            <w:proofErr w:type="spellEnd"/>
            <w:r w:rsidRPr="00B679CB">
              <w:t xml:space="preserve"> et al., 2018</w:t>
            </w:r>
            <w:r w:rsidRPr="00B679CB">
              <w:rPr>
                <w:rFonts w:ascii="宋体" w:eastAsia="宋体" w:hAnsi="宋体" w:cs="宋体" w:hint="eastAsia"/>
              </w:rPr>
              <w:t>）</w:t>
            </w:r>
          </w:p>
        </w:tc>
      </w:tr>
      <w:tr w:rsidR="008A5C14" w:rsidRPr="00B679CB" w14:paraId="1C9D0C81" w14:textId="77777777" w:rsidTr="00D729E2">
        <w:tc>
          <w:tcPr>
            <w:tcW w:w="0" w:type="auto"/>
            <w:hideMark/>
          </w:tcPr>
          <w:p w14:paraId="3D45693D" w14:textId="77777777" w:rsidR="008A5C14" w:rsidRPr="00B679CB" w:rsidRDefault="008A5C14" w:rsidP="00D729E2">
            <w:pPr>
              <w:pStyle w:val="TableCell"/>
            </w:pPr>
            <w:r w:rsidRPr="00B679CB">
              <w:t>SCT</w:t>
            </w:r>
            <w:r w:rsidRPr="00B679CB">
              <w:rPr>
                <w:rFonts w:hint="eastAsia"/>
              </w:rPr>
              <w:t>*</w:t>
            </w:r>
            <w:r w:rsidRPr="00B679CB">
              <w:br/>
              <w:t>(Social Cognitive Theory, Bandura, 1986)</w:t>
            </w:r>
          </w:p>
        </w:tc>
        <w:tc>
          <w:tcPr>
            <w:tcW w:w="0" w:type="auto"/>
            <w:hideMark/>
          </w:tcPr>
          <w:p w14:paraId="2AE32ACB" w14:textId="77777777" w:rsidR="008A5C14" w:rsidRPr="00B679CB" w:rsidRDefault="008A5C14" w:rsidP="00D729E2">
            <w:pPr>
              <w:pStyle w:val="TableCell"/>
              <w:rPr>
                <w:lang w:eastAsia="zh-CN"/>
              </w:rPr>
            </w:pPr>
            <w:r w:rsidRPr="00B679CB">
              <w:rPr>
                <w:rFonts w:ascii="宋体" w:eastAsia="宋体" w:hAnsi="宋体" w:cs="宋体" w:hint="eastAsia"/>
                <w:lang w:eastAsia="zh-CN"/>
              </w:rPr>
              <w:t>自我效能、结果预期与社会学习</w:t>
            </w:r>
          </w:p>
        </w:tc>
        <w:tc>
          <w:tcPr>
            <w:tcW w:w="0" w:type="auto"/>
            <w:hideMark/>
          </w:tcPr>
          <w:p w14:paraId="67ED7B38" w14:textId="77777777" w:rsidR="008A5C14" w:rsidRPr="00B679CB" w:rsidRDefault="008A5C14" w:rsidP="00D729E2">
            <w:pPr>
              <w:pStyle w:val="TableCell"/>
            </w:pPr>
            <w:proofErr w:type="spellStart"/>
            <w:r w:rsidRPr="00B679CB">
              <w:rPr>
                <w:rFonts w:ascii="宋体" w:eastAsia="宋体" w:hAnsi="宋体" w:cs="宋体" w:hint="eastAsia"/>
              </w:rPr>
              <w:t>教育技术使用（</w:t>
            </w:r>
            <w:r w:rsidRPr="00B679CB">
              <w:t>Compeau</w:t>
            </w:r>
            <w:proofErr w:type="spellEnd"/>
            <w:r w:rsidRPr="00B679CB">
              <w:t xml:space="preserve"> &amp; Higgins, 1995</w:t>
            </w:r>
            <w:r w:rsidRPr="00B679CB">
              <w:rPr>
                <w:rFonts w:ascii="宋体" w:eastAsia="宋体" w:hAnsi="宋体" w:cs="宋体" w:hint="eastAsia"/>
              </w:rPr>
              <w:t>）；</w:t>
            </w:r>
            <w:proofErr w:type="spellStart"/>
            <w:r w:rsidRPr="00B679CB">
              <w:rPr>
                <w:rFonts w:ascii="宋体" w:eastAsia="宋体" w:hAnsi="宋体" w:cs="宋体" w:hint="eastAsia"/>
              </w:rPr>
              <w:t>在线协作学习（</w:t>
            </w:r>
            <w:r w:rsidRPr="00B679CB">
              <w:t>Lee</w:t>
            </w:r>
            <w:proofErr w:type="spellEnd"/>
            <w:r w:rsidRPr="00B679CB">
              <w:t xml:space="preserve"> et al., 2021</w:t>
            </w:r>
            <w:r w:rsidRPr="00B679CB">
              <w:rPr>
                <w:rFonts w:ascii="宋体" w:eastAsia="宋体" w:hAnsi="宋体" w:cs="宋体" w:hint="eastAsia"/>
              </w:rPr>
              <w:t>）；</w:t>
            </w:r>
            <w:proofErr w:type="spellStart"/>
            <w:r w:rsidRPr="00B679CB">
              <w:rPr>
                <w:rFonts w:ascii="宋体" w:eastAsia="宋体" w:hAnsi="宋体" w:cs="宋体" w:hint="eastAsia"/>
              </w:rPr>
              <w:t>创新行为研究（</w:t>
            </w:r>
            <w:r w:rsidRPr="00B679CB">
              <w:t>Newman</w:t>
            </w:r>
            <w:proofErr w:type="spellEnd"/>
            <w:r w:rsidRPr="00B679CB">
              <w:t xml:space="preserve"> et al., 2018</w:t>
            </w:r>
            <w:r w:rsidRPr="00B679CB">
              <w:rPr>
                <w:rFonts w:ascii="宋体" w:eastAsia="宋体" w:hAnsi="宋体" w:cs="宋体" w:hint="eastAsia"/>
              </w:rPr>
              <w:t>）</w:t>
            </w:r>
          </w:p>
        </w:tc>
      </w:tr>
      <w:tr w:rsidR="008A5C14" w:rsidRPr="00B679CB" w14:paraId="17DF8350" w14:textId="77777777" w:rsidTr="00D729E2">
        <w:tc>
          <w:tcPr>
            <w:tcW w:w="0" w:type="auto"/>
          </w:tcPr>
          <w:p w14:paraId="4FF57FB0" w14:textId="77777777" w:rsidR="008A5C14" w:rsidRPr="00B679CB" w:rsidRDefault="008A5C14" w:rsidP="00D729E2">
            <w:pPr>
              <w:pStyle w:val="TableCell"/>
            </w:pPr>
            <w:r w:rsidRPr="00B679CB">
              <w:rPr>
                <w:rFonts w:hint="eastAsia"/>
              </w:rPr>
              <w:t>TRA*</w:t>
            </w:r>
            <w:r w:rsidRPr="00B679CB">
              <w:br/>
            </w:r>
            <w:r w:rsidRPr="00B679CB">
              <w:rPr>
                <w:rFonts w:hint="eastAsia"/>
              </w:rPr>
              <w:t>(Theory of Reasoned Action, Fishbein &amp; Ajzen, 1975)</w:t>
            </w:r>
          </w:p>
        </w:tc>
        <w:tc>
          <w:tcPr>
            <w:tcW w:w="0" w:type="auto"/>
          </w:tcPr>
          <w:p w14:paraId="18306013" w14:textId="77777777" w:rsidR="008A5C14" w:rsidRPr="00B679CB" w:rsidRDefault="008A5C14" w:rsidP="00D729E2">
            <w:pPr>
              <w:pStyle w:val="TableCell"/>
              <w:rPr>
                <w:lang w:eastAsia="zh-CN"/>
              </w:rPr>
            </w:pPr>
            <w:r w:rsidRPr="00B679CB">
              <w:rPr>
                <w:rFonts w:ascii="宋体" w:eastAsia="宋体" w:hAnsi="宋体" w:cs="宋体" w:hint="eastAsia"/>
                <w:lang w:eastAsia="zh-CN"/>
              </w:rPr>
              <w:t>态度与主观规范决定行为意向</w:t>
            </w:r>
          </w:p>
        </w:tc>
        <w:tc>
          <w:tcPr>
            <w:tcW w:w="0" w:type="auto"/>
          </w:tcPr>
          <w:p w14:paraId="12E28A47" w14:textId="77777777" w:rsidR="008A5C14" w:rsidRPr="00B679CB" w:rsidRDefault="008A5C14" w:rsidP="00D729E2">
            <w:pPr>
              <w:pStyle w:val="TableCell"/>
            </w:pPr>
            <w:proofErr w:type="spellStart"/>
            <w:r w:rsidRPr="00B679CB">
              <w:rPr>
                <w:rFonts w:ascii="宋体" w:eastAsia="宋体" w:hAnsi="宋体" w:cs="宋体" w:hint="eastAsia"/>
              </w:rPr>
              <w:t>在线购物意图（</w:t>
            </w:r>
            <w:r w:rsidRPr="00B679CB">
              <w:rPr>
                <w:rFonts w:hint="eastAsia"/>
              </w:rPr>
              <w:t>Hansen</w:t>
            </w:r>
            <w:proofErr w:type="spellEnd"/>
            <w:r w:rsidRPr="00B679CB">
              <w:rPr>
                <w:rFonts w:hint="eastAsia"/>
              </w:rPr>
              <w:t xml:space="preserve"> et al., 2004</w:t>
            </w:r>
            <w:r w:rsidRPr="00B679CB">
              <w:rPr>
                <w:rFonts w:ascii="宋体" w:eastAsia="宋体" w:hAnsi="宋体" w:cs="宋体" w:hint="eastAsia"/>
              </w:rPr>
              <w:t>）；</w:t>
            </w:r>
            <w:proofErr w:type="spellStart"/>
            <w:r w:rsidRPr="00B679CB">
              <w:rPr>
                <w:rFonts w:ascii="宋体" w:eastAsia="宋体" w:hAnsi="宋体" w:cs="宋体" w:hint="eastAsia"/>
              </w:rPr>
              <w:t>社交媒体使用（</w:t>
            </w:r>
            <w:r w:rsidRPr="00B679CB">
              <w:rPr>
                <w:rFonts w:hint="eastAsia"/>
              </w:rPr>
              <w:t>Lee</w:t>
            </w:r>
            <w:proofErr w:type="spellEnd"/>
            <w:r w:rsidRPr="00B679CB">
              <w:rPr>
                <w:rFonts w:hint="eastAsia"/>
              </w:rPr>
              <w:t xml:space="preserve"> et al., 2016</w:t>
            </w:r>
            <w:r w:rsidRPr="00B679CB">
              <w:rPr>
                <w:rFonts w:ascii="宋体" w:eastAsia="宋体" w:hAnsi="宋体" w:cs="宋体" w:hint="eastAsia"/>
              </w:rPr>
              <w:t>）；</w:t>
            </w:r>
            <w:r w:rsidRPr="00B679CB">
              <w:rPr>
                <w:rFonts w:hint="eastAsia"/>
              </w:rPr>
              <w:t xml:space="preserve">AI </w:t>
            </w:r>
            <w:proofErr w:type="spellStart"/>
            <w:r w:rsidRPr="00B679CB">
              <w:rPr>
                <w:rFonts w:ascii="宋体" w:eastAsia="宋体" w:hAnsi="宋体" w:cs="宋体" w:hint="eastAsia"/>
              </w:rPr>
              <w:t>助手采纳（</w:t>
            </w:r>
            <w:r w:rsidRPr="00B679CB">
              <w:rPr>
                <w:rFonts w:hint="eastAsia"/>
              </w:rPr>
              <w:t>Yadegaridehkordi</w:t>
            </w:r>
            <w:proofErr w:type="spellEnd"/>
            <w:r w:rsidRPr="00B679CB">
              <w:rPr>
                <w:rFonts w:hint="eastAsia"/>
              </w:rPr>
              <w:t xml:space="preserve"> et al., 2021</w:t>
            </w:r>
            <w:r w:rsidRPr="00B679CB">
              <w:rPr>
                <w:rFonts w:ascii="宋体" w:eastAsia="宋体" w:hAnsi="宋体" w:cs="宋体" w:hint="eastAsia"/>
              </w:rPr>
              <w:t>）</w:t>
            </w:r>
          </w:p>
        </w:tc>
      </w:tr>
      <w:tr w:rsidR="008A5C14" w:rsidRPr="00B679CB" w14:paraId="42E4AE59" w14:textId="77777777" w:rsidTr="00D729E2">
        <w:trPr>
          <w:trHeight w:val="278"/>
        </w:trPr>
        <w:tc>
          <w:tcPr>
            <w:tcW w:w="0" w:type="auto"/>
            <w:noWrap/>
          </w:tcPr>
          <w:p w14:paraId="74BD4C68" w14:textId="77777777" w:rsidR="008A5C14" w:rsidRPr="00B679CB" w:rsidRDefault="008A5C14" w:rsidP="00D729E2">
            <w:pPr>
              <w:pStyle w:val="TableCell"/>
            </w:pPr>
            <w:r w:rsidRPr="00B679CB">
              <w:rPr>
                <w:rFonts w:hint="eastAsia"/>
              </w:rPr>
              <w:t>MM*</w:t>
            </w:r>
            <w:r w:rsidRPr="00B679CB">
              <w:br/>
            </w:r>
            <w:r w:rsidRPr="00B679CB">
              <w:rPr>
                <w:rFonts w:hint="eastAsia"/>
              </w:rPr>
              <w:t>(Motivational Model, Davis et al., 1992)</w:t>
            </w:r>
          </w:p>
        </w:tc>
        <w:tc>
          <w:tcPr>
            <w:tcW w:w="0" w:type="auto"/>
            <w:noWrap/>
          </w:tcPr>
          <w:p w14:paraId="1D292267" w14:textId="77777777" w:rsidR="008A5C14" w:rsidRPr="00B679CB" w:rsidRDefault="008A5C14" w:rsidP="00D729E2">
            <w:pPr>
              <w:pStyle w:val="TableCell"/>
              <w:rPr>
                <w:lang w:eastAsia="zh-CN"/>
              </w:rPr>
            </w:pPr>
            <w:r w:rsidRPr="00B679CB">
              <w:rPr>
                <w:rFonts w:ascii="宋体" w:eastAsia="宋体" w:hAnsi="宋体" w:cs="宋体" w:hint="eastAsia"/>
                <w:lang w:eastAsia="zh-CN"/>
              </w:rPr>
              <w:t>内在动机与外在动机影响使用意图</w:t>
            </w:r>
          </w:p>
        </w:tc>
        <w:tc>
          <w:tcPr>
            <w:tcW w:w="0" w:type="auto"/>
            <w:noWrap/>
          </w:tcPr>
          <w:p w14:paraId="4E197D31" w14:textId="77777777" w:rsidR="008A5C14" w:rsidRPr="00B679CB" w:rsidRDefault="008A5C14" w:rsidP="00D729E2">
            <w:pPr>
              <w:pStyle w:val="TableCell"/>
            </w:pPr>
            <w:proofErr w:type="spellStart"/>
            <w:r w:rsidRPr="00B679CB">
              <w:rPr>
                <w:rFonts w:ascii="宋体" w:eastAsia="宋体" w:hAnsi="宋体" w:cs="宋体" w:hint="eastAsia"/>
              </w:rPr>
              <w:t>在线学习与教育技术使用（</w:t>
            </w:r>
            <w:r w:rsidRPr="00B679CB">
              <w:rPr>
                <w:rFonts w:hint="eastAsia"/>
              </w:rPr>
              <w:t>Teo</w:t>
            </w:r>
            <w:proofErr w:type="spellEnd"/>
            <w:r w:rsidRPr="00B679CB">
              <w:rPr>
                <w:rFonts w:hint="eastAsia"/>
              </w:rPr>
              <w:t xml:space="preserve"> et al., 1999</w:t>
            </w:r>
            <w:r w:rsidRPr="00B679CB">
              <w:rPr>
                <w:rFonts w:ascii="宋体" w:eastAsia="宋体" w:hAnsi="宋体" w:cs="宋体" w:hint="eastAsia"/>
              </w:rPr>
              <w:t>）；</w:t>
            </w:r>
            <w:proofErr w:type="spellStart"/>
            <w:r w:rsidRPr="00B679CB">
              <w:rPr>
                <w:rFonts w:ascii="宋体" w:eastAsia="宋体" w:hAnsi="宋体" w:cs="宋体" w:hint="eastAsia"/>
              </w:rPr>
              <w:t>移动应用采纳（</w:t>
            </w:r>
            <w:r w:rsidRPr="00B679CB">
              <w:rPr>
                <w:rFonts w:hint="eastAsia"/>
              </w:rPr>
              <w:t>Venkatesh</w:t>
            </w:r>
            <w:proofErr w:type="spellEnd"/>
            <w:r w:rsidRPr="00B679CB">
              <w:rPr>
                <w:rFonts w:hint="eastAsia"/>
              </w:rPr>
              <w:t>, 1999</w:t>
            </w:r>
            <w:r w:rsidRPr="00B679CB">
              <w:rPr>
                <w:rFonts w:ascii="宋体" w:eastAsia="宋体" w:hAnsi="宋体" w:cs="宋体" w:hint="eastAsia"/>
              </w:rPr>
              <w:t>）；</w:t>
            </w:r>
            <w:r w:rsidRPr="00B679CB">
              <w:rPr>
                <w:rFonts w:hint="eastAsia"/>
              </w:rPr>
              <w:t xml:space="preserve">AI </w:t>
            </w:r>
            <w:proofErr w:type="spellStart"/>
            <w:r w:rsidRPr="00B679CB">
              <w:rPr>
                <w:rFonts w:ascii="宋体" w:eastAsia="宋体" w:hAnsi="宋体" w:cs="宋体" w:hint="eastAsia"/>
              </w:rPr>
              <w:t>助教系统动机研究（</w:t>
            </w:r>
            <w:r w:rsidRPr="00B679CB">
              <w:rPr>
                <w:rFonts w:hint="eastAsia"/>
              </w:rPr>
              <w:t>Chen</w:t>
            </w:r>
            <w:proofErr w:type="spellEnd"/>
            <w:r w:rsidRPr="00B679CB">
              <w:rPr>
                <w:rFonts w:hint="eastAsia"/>
              </w:rPr>
              <w:t xml:space="preserve"> et al., 2024</w:t>
            </w:r>
            <w:r w:rsidRPr="00B679CB">
              <w:rPr>
                <w:rFonts w:ascii="宋体" w:eastAsia="宋体" w:hAnsi="宋体" w:cs="宋体" w:hint="eastAsia"/>
              </w:rPr>
              <w:t>）</w:t>
            </w:r>
          </w:p>
        </w:tc>
      </w:tr>
      <w:tr w:rsidR="008A5C14" w:rsidRPr="00B679CB" w14:paraId="0CEBCCA4" w14:textId="77777777" w:rsidTr="00D729E2">
        <w:trPr>
          <w:trHeight w:val="278"/>
        </w:trPr>
        <w:tc>
          <w:tcPr>
            <w:tcW w:w="0" w:type="auto"/>
            <w:noWrap/>
          </w:tcPr>
          <w:p w14:paraId="5A01553C" w14:textId="77777777" w:rsidR="008A5C14" w:rsidRPr="00B679CB" w:rsidRDefault="008A5C14" w:rsidP="00D729E2">
            <w:pPr>
              <w:pStyle w:val="TableCell"/>
            </w:pPr>
            <w:r w:rsidRPr="00B679CB">
              <w:rPr>
                <w:rFonts w:hint="eastAsia"/>
              </w:rPr>
              <w:t>TPB*</w:t>
            </w:r>
            <w:r w:rsidRPr="00B679CB">
              <w:br/>
            </w:r>
            <w:r w:rsidRPr="00B679CB">
              <w:rPr>
                <w:rFonts w:hint="eastAsia"/>
              </w:rPr>
              <w:t>(Theory of Planned Behavior, Ajzen, 1991)</w:t>
            </w:r>
          </w:p>
        </w:tc>
        <w:tc>
          <w:tcPr>
            <w:tcW w:w="0" w:type="auto"/>
            <w:noWrap/>
          </w:tcPr>
          <w:p w14:paraId="002FD4E3" w14:textId="77777777" w:rsidR="008A5C14" w:rsidRPr="00B679CB" w:rsidRDefault="008A5C14" w:rsidP="00D729E2">
            <w:pPr>
              <w:pStyle w:val="TableCell"/>
              <w:rPr>
                <w:lang w:eastAsia="zh-CN"/>
              </w:rPr>
            </w:pPr>
            <w:r w:rsidRPr="00B679CB">
              <w:rPr>
                <w:rFonts w:ascii="宋体" w:eastAsia="宋体" w:hAnsi="宋体" w:cs="宋体" w:hint="eastAsia"/>
                <w:lang w:eastAsia="zh-CN"/>
              </w:rPr>
              <w:t>态度、主观规范与感知行为控制</w:t>
            </w:r>
          </w:p>
        </w:tc>
        <w:tc>
          <w:tcPr>
            <w:tcW w:w="0" w:type="auto"/>
            <w:noWrap/>
          </w:tcPr>
          <w:p w14:paraId="4606C621" w14:textId="77777777" w:rsidR="008A5C14" w:rsidRPr="00B679CB" w:rsidRDefault="008A5C14" w:rsidP="00D729E2">
            <w:pPr>
              <w:pStyle w:val="TableCell"/>
            </w:pPr>
            <w:proofErr w:type="spellStart"/>
            <w:r w:rsidRPr="00B679CB">
              <w:rPr>
                <w:rFonts w:ascii="宋体" w:eastAsia="宋体" w:hAnsi="宋体" w:cs="宋体" w:hint="eastAsia"/>
              </w:rPr>
              <w:t>可持续消费（</w:t>
            </w:r>
            <w:r w:rsidRPr="00B679CB">
              <w:rPr>
                <w:rFonts w:hint="eastAsia"/>
              </w:rPr>
              <w:t>Vermeir</w:t>
            </w:r>
            <w:proofErr w:type="spellEnd"/>
            <w:r w:rsidRPr="00B679CB">
              <w:rPr>
                <w:rFonts w:hint="eastAsia"/>
              </w:rPr>
              <w:t xml:space="preserve"> &amp; Verbeke, 2008</w:t>
            </w:r>
            <w:r w:rsidRPr="00B679CB">
              <w:rPr>
                <w:rFonts w:ascii="宋体" w:eastAsia="宋体" w:hAnsi="宋体" w:cs="宋体" w:hint="eastAsia"/>
              </w:rPr>
              <w:t>）；</w:t>
            </w:r>
            <w:proofErr w:type="spellStart"/>
            <w:r w:rsidRPr="00B679CB">
              <w:rPr>
                <w:rFonts w:ascii="宋体" w:eastAsia="宋体" w:hAnsi="宋体" w:cs="宋体" w:hint="eastAsia"/>
              </w:rPr>
              <w:t>网络购物（</w:t>
            </w:r>
            <w:r w:rsidRPr="00B679CB">
              <w:rPr>
                <w:rFonts w:hint="eastAsia"/>
              </w:rPr>
              <w:t>Hansen</w:t>
            </w:r>
            <w:proofErr w:type="spellEnd"/>
            <w:r w:rsidRPr="00B679CB">
              <w:rPr>
                <w:rFonts w:hint="eastAsia"/>
              </w:rPr>
              <w:t xml:space="preserve"> et al., 2004</w:t>
            </w:r>
            <w:r w:rsidRPr="00B679CB">
              <w:rPr>
                <w:rFonts w:ascii="宋体" w:eastAsia="宋体" w:hAnsi="宋体" w:cs="宋体" w:hint="eastAsia"/>
              </w:rPr>
              <w:t>）；</w:t>
            </w:r>
            <w:proofErr w:type="spellStart"/>
            <w:r w:rsidRPr="00B679CB">
              <w:rPr>
                <w:rFonts w:ascii="宋体" w:eastAsia="宋体" w:hAnsi="宋体" w:cs="宋体" w:hint="eastAsia"/>
              </w:rPr>
              <w:t>健康应用采纳（</w:t>
            </w:r>
            <w:r w:rsidRPr="00B679CB">
              <w:rPr>
                <w:rFonts w:hint="eastAsia"/>
              </w:rPr>
              <w:t>Zhao</w:t>
            </w:r>
            <w:proofErr w:type="spellEnd"/>
            <w:r w:rsidRPr="00B679CB">
              <w:rPr>
                <w:rFonts w:hint="eastAsia"/>
              </w:rPr>
              <w:t xml:space="preserve"> et al., 2018</w:t>
            </w:r>
            <w:r w:rsidRPr="00B679CB">
              <w:rPr>
                <w:rFonts w:ascii="宋体" w:eastAsia="宋体" w:hAnsi="宋体" w:cs="宋体" w:hint="eastAsia"/>
              </w:rPr>
              <w:t>）</w:t>
            </w:r>
          </w:p>
        </w:tc>
      </w:tr>
      <w:tr w:rsidR="008A5C14" w:rsidRPr="00B679CB" w14:paraId="01FAA167" w14:textId="77777777" w:rsidTr="00D729E2">
        <w:trPr>
          <w:trHeight w:val="278"/>
        </w:trPr>
        <w:tc>
          <w:tcPr>
            <w:tcW w:w="0" w:type="auto"/>
            <w:noWrap/>
          </w:tcPr>
          <w:p w14:paraId="4D16599D" w14:textId="77777777" w:rsidR="008A5C14" w:rsidRPr="00B679CB" w:rsidRDefault="008A5C14" w:rsidP="00D729E2">
            <w:pPr>
              <w:pStyle w:val="TableCell"/>
            </w:pPr>
            <w:r w:rsidRPr="00B679CB">
              <w:rPr>
                <w:rFonts w:hint="eastAsia"/>
              </w:rPr>
              <w:t>C-TAM-TPB*</w:t>
            </w:r>
            <w:r w:rsidRPr="00B679CB">
              <w:br/>
            </w:r>
            <w:r w:rsidRPr="00B679CB">
              <w:rPr>
                <w:rFonts w:hint="eastAsia"/>
              </w:rPr>
              <w:t>(Combined TAM and TPB, Taylor &amp; Todd, 1995)</w:t>
            </w:r>
          </w:p>
        </w:tc>
        <w:tc>
          <w:tcPr>
            <w:tcW w:w="0" w:type="auto"/>
            <w:noWrap/>
          </w:tcPr>
          <w:p w14:paraId="6D78B20D" w14:textId="77777777" w:rsidR="008A5C14" w:rsidRPr="00B679CB" w:rsidRDefault="008A5C14" w:rsidP="00D729E2">
            <w:pPr>
              <w:pStyle w:val="TableCell"/>
              <w:rPr>
                <w:lang w:eastAsia="zh-CN"/>
              </w:rPr>
            </w:pPr>
            <w:r w:rsidRPr="00B679CB">
              <w:rPr>
                <w:rFonts w:ascii="宋体" w:eastAsia="宋体" w:hAnsi="宋体" w:cs="宋体" w:hint="eastAsia"/>
                <w:lang w:eastAsia="zh-CN"/>
              </w:rPr>
              <w:t>整合态度、规范与感知有用性</w:t>
            </w:r>
          </w:p>
        </w:tc>
        <w:tc>
          <w:tcPr>
            <w:tcW w:w="0" w:type="auto"/>
            <w:noWrap/>
          </w:tcPr>
          <w:p w14:paraId="4A538AA4" w14:textId="77777777" w:rsidR="008A5C14" w:rsidRPr="00B679CB" w:rsidRDefault="008A5C14" w:rsidP="00D729E2">
            <w:pPr>
              <w:pStyle w:val="TableCell"/>
            </w:pPr>
            <w:proofErr w:type="spellStart"/>
            <w:r w:rsidRPr="00B679CB">
              <w:rPr>
                <w:rFonts w:ascii="宋体" w:eastAsia="宋体" w:hAnsi="宋体" w:cs="宋体" w:hint="eastAsia"/>
              </w:rPr>
              <w:t>电子政务采纳（</w:t>
            </w:r>
            <w:r w:rsidRPr="00B679CB">
              <w:rPr>
                <w:rFonts w:hint="eastAsia"/>
              </w:rPr>
              <w:t>Hung</w:t>
            </w:r>
            <w:proofErr w:type="spellEnd"/>
            <w:r w:rsidRPr="00B679CB">
              <w:rPr>
                <w:rFonts w:hint="eastAsia"/>
              </w:rPr>
              <w:t xml:space="preserve"> et al., 2006</w:t>
            </w:r>
            <w:r w:rsidRPr="00B679CB">
              <w:rPr>
                <w:rFonts w:ascii="宋体" w:eastAsia="宋体" w:hAnsi="宋体" w:cs="宋体" w:hint="eastAsia"/>
              </w:rPr>
              <w:t>）；</w:t>
            </w:r>
            <w:proofErr w:type="spellStart"/>
            <w:r w:rsidRPr="00B679CB">
              <w:rPr>
                <w:rFonts w:ascii="宋体" w:eastAsia="宋体" w:hAnsi="宋体" w:cs="宋体" w:hint="eastAsia"/>
              </w:rPr>
              <w:t>移动银行采纳（</w:t>
            </w:r>
            <w:r w:rsidRPr="00B679CB">
              <w:rPr>
                <w:rFonts w:hint="eastAsia"/>
              </w:rPr>
              <w:t>Kuo</w:t>
            </w:r>
            <w:proofErr w:type="spellEnd"/>
            <w:r w:rsidRPr="00B679CB">
              <w:rPr>
                <w:rFonts w:hint="eastAsia"/>
              </w:rPr>
              <w:t xml:space="preserve"> &amp; Yen, 2009</w:t>
            </w:r>
            <w:r w:rsidRPr="00B679CB">
              <w:rPr>
                <w:rFonts w:ascii="宋体" w:eastAsia="宋体" w:hAnsi="宋体" w:cs="宋体" w:hint="eastAsia"/>
              </w:rPr>
              <w:t>）；</w:t>
            </w:r>
            <w:proofErr w:type="spellStart"/>
            <w:r w:rsidRPr="00B679CB">
              <w:rPr>
                <w:rFonts w:ascii="宋体" w:eastAsia="宋体" w:hAnsi="宋体" w:cs="宋体" w:hint="eastAsia"/>
              </w:rPr>
              <w:t>智能教育平台采纳（</w:t>
            </w:r>
            <w:r w:rsidRPr="00B679CB">
              <w:rPr>
                <w:rFonts w:hint="eastAsia"/>
              </w:rPr>
              <w:t>Zhang</w:t>
            </w:r>
            <w:proofErr w:type="spellEnd"/>
            <w:r w:rsidRPr="00B679CB">
              <w:rPr>
                <w:rFonts w:hint="eastAsia"/>
              </w:rPr>
              <w:t xml:space="preserve"> et al., 2023</w:t>
            </w:r>
            <w:r w:rsidRPr="00B679CB">
              <w:rPr>
                <w:rFonts w:ascii="宋体" w:eastAsia="宋体" w:hAnsi="宋体" w:cs="宋体" w:hint="eastAsia"/>
              </w:rPr>
              <w:t>）</w:t>
            </w:r>
          </w:p>
        </w:tc>
      </w:tr>
      <w:tr w:rsidR="008A5C14" w:rsidRPr="00B679CB" w14:paraId="72B376E5" w14:textId="77777777" w:rsidTr="00D729E2">
        <w:trPr>
          <w:trHeight w:val="278"/>
        </w:trPr>
        <w:tc>
          <w:tcPr>
            <w:tcW w:w="0" w:type="auto"/>
            <w:noWrap/>
          </w:tcPr>
          <w:p w14:paraId="070EAE82" w14:textId="77777777" w:rsidR="008A5C14" w:rsidRPr="00B679CB" w:rsidRDefault="008A5C14" w:rsidP="00D729E2">
            <w:pPr>
              <w:pStyle w:val="TableCell"/>
            </w:pPr>
            <w:r w:rsidRPr="00B679CB">
              <w:rPr>
                <w:rFonts w:hint="eastAsia"/>
              </w:rPr>
              <w:t>MPCU*</w:t>
            </w:r>
            <w:r w:rsidRPr="00B679CB">
              <w:br/>
            </w:r>
            <w:r w:rsidRPr="00B679CB">
              <w:rPr>
                <w:rFonts w:hint="eastAsia"/>
              </w:rPr>
              <w:t>(Model of PC Utilization, Thompson et al., 1991)</w:t>
            </w:r>
          </w:p>
        </w:tc>
        <w:tc>
          <w:tcPr>
            <w:tcW w:w="0" w:type="auto"/>
            <w:noWrap/>
          </w:tcPr>
          <w:p w14:paraId="59496CA5" w14:textId="77777777" w:rsidR="008A5C14" w:rsidRPr="00B679CB" w:rsidRDefault="008A5C14" w:rsidP="00D729E2">
            <w:pPr>
              <w:pStyle w:val="TableCell"/>
              <w:rPr>
                <w:lang w:eastAsia="zh-CN"/>
              </w:rPr>
            </w:pPr>
            <w:r w:rsidRPr="00B679CB">
              <w:rPr>
                <w:rFonts w:ascii="宋体" w:eastAsia="宋体" w:hAnsi="宋体" w:cs="宋体" w:hint="eastAsia"/>
                <w:lang w:eastAsia="zh-CN"/>
              </w:rPr>
              <w:t>个人创新性、复杂度与社会因素</w:t>
            </w:r>
          </w:p>
        </w:tc>
        <w:tc>
          <w:tcPr>
            <w:tcW w:w="0" w:type="auto"/>
            <w:noWrap/>
          </w:tcPr>
          <w:p w14:paraId="70D9E858" w14:textId="77777777" w:rsidR="008A5C14" w:rsidRPr="00B679CB" w:rsidRDefault="008A5C14" w:rsidP="00D729E2">
            <w:pPr>
              <w:pStyle w:val="TableCell"/>
            </w:pPr>
            <w:proofErr w:type="spellStart"/>
            <w:r w:rsidRPr="00B679CB">
              <w:rPr>
                <w:rFonts w:ascii="宋体" w:eastAsia="宋体" w:hAnsi="宋体" w:cs="宋体" w:hint="eastAsia"/>
              </w:rPr>
              <w:t>信息系统使用（</w:t>
            </w:r>
            <w:r w:rsidRPr="00B679CB">
              <w:rPr>
                <w:rFonts w:hint="eastAsia"/>
              </w:rPr>
              <w:t>Thompson</w:t>
            </w:r>
            <w:proofErr w:type="spellEnd"/>
            <w:r w:rsidRPr="00B679CB">
              <w:rPr>
                <w:rFonts w:hint="eastAsia"/>
              </w:rPr>
              <w:t xml:space="preserve"> et al., 1991</w:t>
            </w:r>
            <w:r w:rsidRPr="00B679CB">
              <w:rPr>
                <w:rFonts w:ascii="宋体" w:eastAsia="宋体" w:hAnsi="宋体" w:cs="宋体" w:hint="eastAsia"/>
              </w:rPr>
              <w:t>）；</w:t>
            </w:r>
            <w:proofErr w:type="spellStart"/>
            <w:r w:rsidRPr="00B679CB">
              <w:rPr>
                <w:rFonts w:ascii="宋体" w:eastAsia="宋体" w:hAnsi="宋体" w:cs="宋体" w:hint="eastAsia"/>
              </w:rPr>
              <w:t>移动计算行为（</w:t>
            </w:r>
            <w:r w:rsidRPr="00B679CB">
              <w:rPr>
                <w:rFonts w:hint="eastAsia"/>
              </w:rPr>
              <w:t>Wu</w:t>
            </w:r>
            <w:proofErr w:type="spellEnd"/>
            <w:r w:rsidRPr="00B679CB">
              <w:rPr>
                <w:rFonts w:hint="eastAsia"/>
              </w:rPr>
              <w:t xml:space="preserve"> et al., 2007</w:t>
            </w:r>
            <w:r w:rsidRPr="00B679CB">
              <w:rPr>
                <w:rFonts w:ascii="宋体" w:eastAsia="宋体" w:hAnsi="宋体" w:cs="宋体" w:hint="eastAsia"/>
              </w:rPr>
              <w:t>）；</w:t>
            </w:r>
            <w:r w:rsidRPr="00B679CB">
              <w:rPr>
                <w:rFonts w:hint="eastAsia"/>
              </w:rPr>
              <w:t xml:space="preserve">AI </w:t>
            </w:r>
            <w:proofErr w:type="spellStart"/>
            <w:r w:rsidRPr="00B679CB">
              <w:rPr>
                <w:rFonts w:ascii="宋体" w:eastAsia="宋体" w:hAnsi="宋体" w:cs="宋体" w:hint="eastAsia"/>
              </w:rPr>
              <w:t>写作工具采纳（</w:t>
            </w:r>
            <w:r w:rsidRPr="00B679CB">
              <w:rPr>
                <w:rFonts w:hint="eastAsia"/>
              </w:rPr>
              <w:t>Han</w:t>
            </w:r>
            <w:proofErr w:type="spellEnd"/>
            <w:r w:rsidRPr="00B679CB">
              <w:rPr>
                <w:rFonts w:hint="eastAsia"/>
              </w:rPr>
              <w:t>, 2025</w:t>
            </w:r>
            <w:r w:rsidRPr="00B679CB">
              <w:rPr>
                <w:rFonts w:ascii="宋体" w:eastAsia="宋体" w:hAnsi="宋体" w:cs="宋体" w:hint="eastAsia"/>
              </w:rPr>
              <w:t>）</w:t>
            </w:r>
          </w:p>
        </w:tc>
      </w:tr>
      <w:tr w:rsidR="008A5C14" w:rsidRPr="00B679CB" w14:paraId="39E3DBA5" w14:textId="77777777" w:rsidTr="00D729E2">
        <w:trPr>
          <w:trHeight w:val="278"/>
        </w:trPr>
        <w:tc>
          <w:tcPr>
            <w:tcW w:w="0" w:type="auto"/>
            <w:noWrap/>
          </w:tcPr>
          <w:p w14:paraId="69E52401" w14:textId="77777777" w:rsidR="008A5C14" w:rsidRPr="00B679CB" w:rsidRDefault="008A5C14" w:rsidP="00D729E2">
            <w:pPr>
              <w:pStyle w:val="TableCell"/>
            </w:pPr>
            <w:r w:rsidRPr="00B679CB">
              <w:rPr>
                <w:rFonts w:hint="eastAsia"/>
              </w:rPr>
              <w:t>IDT*</w:t>
            </w:r>
            <w:r w:rsidRPr="00B679CB">
              <w:br/>
            </w:r>
            <w:r w:rsidRPr="00B679CB">
              <w:rPr>
                <w:rFonts w:hint="eastAsia"/>
              </w:rPr>
              <w:t>(Innovation Diffusion Theory, Rogers, 2003)</w:t>
            </w:r>
          </w:p>
        </w:tc>
        <w:tc>
          <w:tcPr>
            <w:tcW w:w="0" w:type="auto"/>
            <w:noWrap/>
          </w:tcPr>
          <w:p w14:paraId="16A31B19" w14:textId="77777777" w:rsidR="008A5C14" w:rsidRPr="00B679CB" w:rsidRDefault="008A5C14" w:rsidP="00D729E2">
            <w:pPr>
              <w:pStyle w:val="TableCell"/>
              <w:rPr>
                <w:lang w:eastAsia="zh-CN"/>
              </w:rPr>
            </w:pPr>
            <w:r w:rsidRPr="00B679CB">
              <w:rPr>
                <w:rFonts w:ascii="宋体" w:eastAsia="宋体" w:hAnsi="宋体" w:cs="宋体" w:hint="eastAsia"/>
                <w:lang w:eastAsia="zh-CN"/>
              </w:rPr>
              <w:t>相对优势、兼容性、可试用性、可观察性</w:t>
            </w:r>
          </w:p>
        </w:tc>
        <w:tc>
          <w:tcPr>
            <w:tcW w:w="0" w:type="auto"/>
            <w:noWrap/>
          </w:tcPr>
          <w:p w14:paraId="0A5354AB" w14:textId="77777777" w:rsidR="008A5C14" w:rsidRPr="00B679CB" w:rsidRDefault="008A5C14" w:rsidP="00D729E2">
            <w:pPr>
              <w:pStyle w:val="TableCell"/>
            </w:pPr>
            <w:r w:rsidRPr="00B679CB">
              <w:rPr>
                <w:rFonts w:hint="eastAsia"/>
              </w:rPr>
              <w:t xml:space="preserve">AI </w:t>
            </w:r>
            <w:proofErr w:type="spellStart"/>
            <w:r w:rsidRPr="00B679CB">
              <w:rPr>
                <w:rFonts w:ascii="宋体" w:eastAsia="宋体" w:hAnsi="宋体" w:cs="宋体" w:hint="eastAsia"/>
              </w:rPr>
              <w:t>技术创新扩散（</w:t>
            </w:r>
            <w:r w:rsidRPr="00B679CB">
              <w:rPr>
                <w:rFonts w:hint="eastAsia"/>
              </w:rPr>
              <w:t>Dwivedi</w:t>
            </w:r>
            <w:proofErr w:type="spellEnd"/>
            <w:r w:rsidRPr="00B679CB">
              <w:rPr>
                <w:rFonts w:hint="eastAsia"/>
              </w:rPr>
              <w:t xml:space="preserve"> et al., 2021</w:t>
            </w:r>
            <w:r w:rsidRPr="00B679CB">
              <w:rPr>
                <w:rFonts w:ascii="宋体" w:eastAsia="宋体" w:hAnsi="宋体" w:cs="宋体" w:hint="eastAsia"/>
              </w:rPr>
              <w:t>）；</w:t>
            </w:r>
            <w:proofErr w:type="spellStart"/>
            <w:r w:rsidRPr="00B679CB">
              <w:rPr>
                <w:rFonts w:ascii="宋体" w:eastAsia="宋体" w:hAnsi="宋体" w:cs="宋体" w:hint="eastAsia"/>
              </w:rPr>
              <w:t>移动支付创新（</w:t>
            </w:r>
            <w:r w:rsidRPr="00B679CB">
              <w:rPr>
                <w:rFonts w:hint="eastAsia"/>
              </w:rPr>
              <w:t>Oliveira</w:t>
            </w:r>
            <w:proofErr w:type="spellEnd"/>
            <w:r w:rsidRPr="00B679CB">
              <w:rPr>
                <w:rFonts w:hint="eastAsia"/>
              </w:rPr>
              <w:t xml:space="preserve"> et al., 2016</w:t>
            </w:r>
            <w:r w:rsidRPr="00B679CB">
              <w:rPr>
                <w:rFonts w:ascii="宋体" w:eastAsia="宋体" w:hAnsi="宋体" w:cs="宋体" w:hint="eastAsia"/>
              </w:rPr>
              <w:t>）；</w:t>
            </w:r>
            <w:proofErr w:type="spellStart"/>
            <w:r w:rsidRPr="00B679CB">
              <w:rPr>
                <w:rFonts w:ascii="宋体" w:eastAsia="宋体" w:hAnsi="宋体" w:cs="宋体" w:hint="eastAsia"/>
              </w:rPr>
              <w:t>社交媒体应用扩散（</w:t>
            </w:r>
            <w:r w:rsidRPr="00B679CB">
              <w:rPr>
                <w:rFonts w:hint="eastAsia"/>
              </w:rPr>
              <w:t>Zhou</w:t>
            </w:r>
            <w:proofErr w:type="spellEnd"/>
            <w:r w:rsidRPr="00B679CB">
              <w:rPr>
                <w:rFonts w:hint="eastAsia"/>
              </w:rPr>
              <w:t>, 2011</w:t>
            </w:r>
            <w:r w:rsidRPr="00B679CB">
              <w:rPr>
                <w:rFonts w:ascii="宋体" w:eastAsia="宋体" w:hAnsi="宋体" w:cs="宋体" w:hint="eastAsia"/>
              </w:rPr>
              <w:t>）</w:t>
            </w:r>
          </w:p>
        </w:tc>
      </w:tr>
      <w:tr w:rsidR="008A5C14" w:rsidRPr="00B679CB" w14:paraId="0CA62F68" w14:textId="77777777" w:rsidTr="00D729E2">
        <w:trPr>
          <w:trHeight w:val="278"/>
        </w:trPr>
        <w:tc>
          <w:tcPr>
            <w:tcW w:w="0" w:type="auto"/>
            <w:noWrap/>
          </w:tcPr>
          <w:p w14:paraId="756E1344" w14:textId="77777777" w:rsidR="008A5C14" w:rsidRPr="00B679CB" w:rsidRDefault="008A5C14" w:rsidP="00D729E2">
            <w:pPr>
              <w:pStyle w:val="TableCell"/>
            </w:pPr>
            <w:r w:rsidRPr="00B679CB">
              <w:rPr>
                <w:rFonts w:hint="eastAsia"/>
              </w:rPr>
              <w:t>SCT*</w:t>
            </w:r>
            <w:r w:rsidRPr="00B679CB">
              <w:br/>
            </w:r>
            <w:r w:rsidRPr="00B679CB">
              <w:rPr>
                <w:rFonts w:hint="eastAsia"/>
              </w:rPr>
              <w:t>(Social Cognitive Theory, Bandura, 1986)</w:t>
            </w:r>
          </w:p>
        </w:tc>
        <w:tc>
          <w:tcPr>
            <w:tcW w:w="0" w:type="auto"/>
            <w:noWrap/>
          </w:tcPr>
          <w:p w14:paraId="1AE61F1A" w14:textId="77777777" w:rsidR="008A5C14" w:rsidRPr="00B679CB" w:rsidRDefault="008A5C14" w:rsidP="00D729E2">
            <w:pPr>
              <w:pStyle w:val="TableCell"/>
              <w:rPr>
                <w:lang w:eastAsia="zh-CN"/>
              </w:rPr>
            </w:pPr>
            <w:r w:rsidRPr="00B679CB">
              <w:rPr>
                <w:rFonts w:ascii="宋体" w:eastAsia="宋体" w:hAnsi="宋体" w:cs="宋体" w:hint="eastAsia"/>
                <w:lang w:eastAsia="zh-CN"/>
              </w:rPr>
              <w:t>自我效能、结果预期与社会学习</w:t>
            </w:r>
          </w:p>
        </w:tc>
        <w:tc>
          <w:tcPr>
            <w:tcW w:w="0" w:type="auto"/>
            <w:noWrap/>
          </w:tcPr>
          <w:p w14:paraId="0943E49E" w14:textId="77777777" w:rsidR="008A5C14" w:rsidRPr="00B679CB" w:rsidRDefault="008A5C14" w:rsidP="00D729E2">
            <w:pPr>
              <w:pStyle w:val="TableCell"/>
            </w:pPr>
            <w:proofErr w:type="spellStart"/>
            <w:r w:rsidRPr="00B679CB">
              <w:rPr>
                <w:rFonts w:ascii="宋体" w:eastAsia="宋体" w:hAnsi="宋体" w:cs="宋体" w:hint="eastAsia"/>
              </w:rPr>
              <w:t>教育技术使用（</w:t>
            </w:r>
            <w:r w:rsidRPr="00B679CB">
              <w:rPr>
                <w:rFonts w:hint="eastAsia"/>
              </w:rPr>
              <w:t>Compeau</w:t>
            </w:r>
            <w:proofErr w:type="spellEnd"/>
            <w:r w:rsidRPr="00B679CB">
              <w:rPr>
                <w:rFonts w:hint="eastAsia"/>
              </w:rPr>
              <w:t xml:space="preserve"> &amp; Higgins, 1995</w:t>
            </w:r>
            <w:r w:rsidRPr="00B679CB">
              <w:rPr>
                <w:rFonts w:ascii="宋体" w:eastAsia="宋体" w:hAnsi="宋体" w:cs="宋体" w:hint="eastAsia"/>
              </w:rPr>
              <w:t>）；</w:t>
            </w:r>
            <w:proofErr w:type="spellStart"/>
            <w:r w:rsidRPr="00B679CB">
              <w:rPr>
                <w:rFonts w:ascii="宋体" w:eastAsia="宋体" w:hAnsi="宋体" w:cs="宋体" w:hint="eastAsia"/>
              </w:rPr>
              <w:t>在线协作学习（</w:t>
            </w:r>
            <w:r w:rsidRPr="00B679CB">
              <w:rPr>
                <w:rFonts w:hint="eastAsia"/>
              </w:rPr>
              <w:t>Lee</w:t>
            </w:r>
            <w:proofErr w:type="spellEnd"/>
            <w:r w:rsidRPr="00B679CB">
              <w:rPr>
                <w:rFonts w:hint="eastAsia"/>
              </w:rPr>
              <w:t xml:space="preserve"> et al., 2021</w:t>
            </w:r>
            <w:r w:rsidRPr="00B679CB">
              <w:rPr>
                <w:rFonts w:ascii="宋体" w:eastAsia="宋体" w:hAnsi="宋体" w:cs="宋体" w:hint="eastAsia"/>
              </w:rPr>
              <w:t>）；</w:t>
            </w:r>
            <w:proofErr w:type="spellStart"/>
            <w:r w:rsidRPr="00B679CB">
              <w:rPr>
                <w:rFonts w:ascii="宋体" w:eastAsia="宋体" w:hAnsi="宋体" w:cs="宋体" w:hint="eastAsia"/>
              </w:rPr>
              <w:t>创新行为研究（</w:t>
            </w:r>
            <w:r w:rsidRPr="00B679CB">
              <w:rPr>
                <w:rFonts w:hint="eastAsia"/>
              </w:rPr>
              <w:t>Newman</w:t>
            </w:r>
            <w:proofErr w:type="spellEnd"/>
            <w:r w:rsidRPr="00B679CB">
              <w:rPr>
                <w:rFonts w:hint="eastAsia"/>
              </w:rPr>
              <w:t xml:space="preserve"> et al., 2018</w:t>
            </w:r>
            <w:r w:rsidRPr="00B679CB">
              <w:rPr>
                <w:rFonts w:ascii="宋体" w:eastAsia="宋体" w:hAnsi="宋体" w:cs="宋体" w:hint="eastAsia"/>
              </w:rPr>
              <w:t>）</w:t>
            </w:r>
          </w:p>
        </w:tc>
      </w:tr>
      <w:tr w:rsidR="008A5C14" w:rsidRPr="00B679CB" w14:paraId="7B6E2FA2" w14:textId="77777777" w:rsidTr="00D729E2">
        <w:trPr>
          <w:trHeight w:val="278"/>
        </w:trPr>
        <w:tc>
          <w:tcPr>
            <w:tcW w:w="0" w:type="auto"/>
            <w:noWrap/>
          </w:tcPr>
          <w:p w14:paraId="5E75707C" w14:textId="77777777" w:rsidR="008A5C14" w:rsidRPr="00B679CB" w:rsidRDefault="008A5C14" w:rsidP="00D729E2">
            <w:pPr>
              <w:pStyle w:val="TableCell"/>
            </w:pPr>
            <w:r w:rsidRPr="00B679CB">
              <w:t>UTAUT</w:t>
            </w:r>
            <w:r w:rsidRPr="00B679CB">
              <w:rPr>
                <w:rFonts w:hint="eastAsia"/>
              </w:rPr>
              <w:t>/</w:t>
            </w:r>
            <w:r w:rsidRPr="00B679CB">
              <w:t>UTAUT2</w:t>
            </w:r>
            <w:r w:rsidRPr="00B679CB">
              <w:br/>
              <w:t>(Venkatesh et al., 2003; 2012)</w:t>
            </w:r>
          </w:p>
        </w:tc>
        <w:tc>
          <w:tcPr>
            <w:tcW w:w="0" w:type="auto"/>
            <w:noWrap/>
          </w:tcPr>
          <w:p w14:paraId="5A693EBB" w14:textId="77777777" w:rsidR="008A5C14" w:rsidRPr="00B679CB" w:rsidRDefault="008A5C14" w:rsidP="00D729E2">
            <w:pPr>
              <w:pStyle w:val="TableCell"/>
              <w:rPr>
                <w:lang w:eastAsia="zh-CN"/>
              </w:rPr>
            </w:pPr>
            <w:r w:rsidRPr="00B679CB">
              <w:rPr>
                <w:rFonts w:ascii="宋体" w:eastAsia="宋体" w:hAnsi="宋体" w:cs="宋体" w:hint="eastAsia"/>
                <w:lang w:eastAsia="zh-CN"/>
              </w:rPr>
              <w:t>绩效期望、努力期望、社会影响与促进条件</w:t>
            </w:r>
          </w:p>
        </w:tc>
        <w:tc>
          <w:tcPr>
            <w:tcW w:w="0" w:type="auto"/>
            <w:noWrap/>
          </w:tcPr>
          <w:p w14:paraId="1298652D" w14:textId="77777777" w:rsidR="008A5C14" w:rsidRPr="00B679CB" w:rsidRDefault="008A5C14" w:rsidP="00D729E2">
            <w:pPr>
              <w:pStyle w:val="TableCell"/>
            </w:pPr>
            <w:r w:rsidRPr="00B679CB">
              <w:t xml:space="preserve">AI </w:t>
            </w:r>
            <w:proofErr w:type="spellStart"/>
            <w:r w:rsidRPr="00B679CB">
              <w:rPr>
                <w:rFonts w:ascii="宋体" w:eastAsia="宋体" w:hAnsi="宋体" w:cs="宋体" w:hint="eastAsia"/>
              </w:rPr>
              <w:t>聊天机器人在高等教育中的应用（</w:t>
            </w:r>
            <w:r w:rsidRPr="00B679CB">
              <w:t>Tian</w:t>
            </w:r>
            <w:proofErr w:type="spellEnd"/>
            <w:r w:rsidRPr="00B679CB">
              <w:t xml:space="preserve"> et al., 2024</w:t>
            </w:r>
            <w:r w:rsidRPr="00B679CB">
              <w:rPr>
                <w:rFonts w:ascii="宋体" w:eastAsia="宋体" w:hAnsi="宋体" w:cs="宋体" w:hint="eastAsia"/>
              </w:rPr>
              <w:t>；</w:t>
            </w:r>
            <w:r w:rsidRPr="00B679CB">
              <w:t>Aldulaimi et al., 2025</w:t>
            </w:r>
            <w:r w:rsidRPr="00B679CB">
              <w:rPr>
                <w:rFonts w:ascii="宋体" w:eastAsia="宋体" w:hAnsi="宋体" w:cs="宋体" w:hint="eastAsia"/>
              </w:rPr>
              <w:t>）；</w:t>
            </w:r>
            <w:proofErr w:type="spellStart"/>
            <w:r w:rsidRPr="00B679CB">
              <w:rPr>
                <w:rFonts w:ascii="宋体" w:eastAsia="宋体" w:hAnsi="宋体" w:cs="宋体" w:hint="eastAsia"/>
              </w:rPr>
              <w:t>会计教育中的</w:t>
            </w:r>
            <w:proofErr w:type="spellEnd"/>
            <w:r w:rsidRPr="00B679CB">
              <w:t xml:space="preserve"> AI </w:t>
            </w:r>
            <w:proofErr w:type="spellStart"/>
            <w:r w:rsidRPr="00B679CB">
              <w:rPr>
                <w:rFonts w:ascii="宋体" w:eastAsia="宋体" w:hAnsi="宋体" w:cs="宋体" w:hint="eastAsia"/>
              </w:rPr>
              <w:t>采纳（</w:t>
            </w:r>
            <w:r w:rsidRPr="00B679CB">
              <w:t>Han</w:t>
            </w:r>
            <w:proofErr w:type="spellEnd"/>
            <w:r w:rsidRPr="00B679CB">
              <w:t>, 2025</w:t>
            </w:r>
            <w:r w:rsidRPr="00B679CB">
              <w:rPr>
                <w:rFonts w:ascii="宋体" w:eastAsia="宋体" w:hAnsi="宋体" w:cs="宋体" w:hint="eastAsia"/>
              </w:rPr>
              <w:t>）</w:t>
            </w:r>
          </w:p>
        </w:tc>
      </w:tr>
      <w:tr w:rsidR="008A5C14" w:rsidRPr="00B679CB" w14:paraId="1CD7E7F3" w14:textId="77777777" w:rsidTr="00D729E2">
        <w:trPr>
          <w:cnfStyle w:val="010000000000" w:firstRow="0" w:lastRow="1" w:firstColumn="0" w:lastColumn="0" w:oddVBand="0" w:evenVBand="0" w:oddHBand="0" w:evenHBand="0" w:firstRowFirstColumn="0" w:firstRowLastColumn="0" w:lastRowFirstColumn="0" w:lastRowLastColumn="0"/>
          <w:trHeight w:val="278"/>
        </w:trPr>
        <w:tc>
          <w:tcPr>
            <w:tcW w:w="0" w:type="auto"/>
            <w:noWrap/>
          </w:tcPr>
          <w:p w14:paraId="4D265436" w14:textId="77777777" w:rsidR="008A5C14" w:rsidRPr="00B679CB" w:rsidRDefault="008A5C14" w:rsidP="00D729E2">
            <w:pPr>
              <w:pStyle w:val="TableCell"/>
            </w:pPr>
            <w:r w:rsidRPr="00B679CB">
              <w:t>ECM</w:t>
            </w:r>
            <w:r w:rsidRPr="00B679CB">
              <w:br/>
              <w:t xml:space="preserve">(Expectation–Confirmation Model, </w:t>
            </w:r>
            <w:proofErr w:type="spellStart"/>
            <w:r w:rsidRPr="00B679CB">
              <w:t>Bhattacherjee</w:t>
            </w:r>
            <w:proofErr w:type="spellEnd"/>
            <w:r w:rsidRPr="00B679CB">
              <w:t>, 2001)</w:t>
            </w:r>
          </w:p>
        </w:tc>
        <w:tc>
          <w:tcPr>
            <w:tcW w:w="0" w:type="auto"/>
            <w:noWrap/>
          </w:tcPr>
          <w:p w14:paraId="527966EB" w14:textId="77777777" w:rsidR="008A5C14" w:rsidRPr="00B679CB" w:rsidRDefault="008A5C14" w:rsidP="00D729E2">
            <w:pPr>
              <w:pStyle w:val="TableCell"/>
              <w:rPr>
                <w:lang w:eastAsia="zh-CN"/>
              </w:rPr>
            </w:pPr>
            <w:r w:rsidRPr="00B679CB">
              <w:rPr>
                <w:rFonts w:ascii="宋体" w:eastAsia="宋体" w:hAnsi="宋体" w:cs="宋体" w:hint="eastAsia"/>
                <w:lang w:eastAsia="zh-CN"/>
              </w:rPr>
              <w:t>期望确认、感知有用性与满意度对持续使用的影响</w:t>
            </w:r>
          </w:p>
        </w:tc>
        <w:tc>
          <w:tcPr>
            <w:tcW w:w="0" w:type="auto"/>
            <w:noWrap/>
          </w:tcPr>
          <w:p w14:paraId="166E3445" w14:textId="77777777" w:rsidR="008A5C14" w:rsidRPr="00B679CB" w:rsidRDefault="008A5C14" w:rsidP="00D729E2">
            <w:pPr>
              <w:pStyle w:val="TableCell"/>
            </w:pPr>
            <w:r w:rsidRPr="00B679CB">
              <w:t xml:space="preserve">AI </w:t>
            </w:r>
            <w:proofErr w:type="spellStart"/>
            <w:r w:rsidRPr="00B679CB">
              <w:rPr>
                <w:rFonts w:ascii="宋体" w:eastAsia="宋体" w:hAnsi="宋体" w:cs="宋体" w:hint="eastAsia"/>
              </w:rPr>
              <w:t>聊天机器人使用满意度（</w:t>
            </w:r>
            <w:r w:rsidRPr="00B679CB">
              <w:t>Tian</w:t>
            </w:r>
            <w:proofErr w:type="spellEnd"/>
            <w:r w:rsidRPr="00B679CB">
              <w:t xml:space="preserve"> et al., 2024</w:t>
            </w:r>
            <w:r w:rsidRPr="00B679CB">
              <w:rPr>
                <w:rFonts w:ascii="宋体" w:eastAsia="宋体" w:hAnsi="宋体" w:cs="宋体" w:hint="eastAsia"/>
              </w:rPr>
              <w:t>）；</w:t>
            </w:r>
            <w:proofErr w:type="spellStart"/>
            <w:r w:rsidRPr="00B679CB">
              <w:rPr>
                <w:rFonts w:ascii="宋体" w:eastAsia="宋体" w:hAnsi="宋体" w:cs="宋体" w:hint="eastAsia"/>
              </w:rPr>
              <w:t>移动学习应用（</w:t>
            </w:r>
            <w:r w:rsidRPr="00B679CB">
              <w:t>Thong</w:t>
            </w:r>
            <w:proofErr w:type="spellEnd"/>
            <w:r w:rsidRPr="00B679CB">
              <w:t xml:space="preserve"> et al., 2006</w:t>
            </w:r>
            <w:r w:rsidRPr="00B679CB">
              <w:rPr>
                <w:rFonts w:ascii="宋体" w:eastAsia="宋体" w:hAnsi="宋体" w:cs="宋体" w:hint="eastAsia"/>
              </w:rPr>
              <w:t>）；</w:t>
            </w:r>
            <w:proofErr w:type="spellStart"/>
            <w:r w:rsidRPr="00B679CB">
              <w:rPr>
                <w:rFonts w:ascii="宋体" w:eastAsia="宋体" w:hAnsi="宋体" w:cs="宋体" w:hint="eastAsia"/>
              </w:rPr>
              <w:t>电子商务复购意图（</w:t>
            </w:r>
            <w:r w:rsidRPr="00B679CB">
              <w:t>Chiu</w:t>
            </w:r>
            <w:proofErr w:type="spellEnd"/>
            <w:r w:rsidRPr="00B679CB">
              <w:t xml:space="preserve"> et al., 2009</w:t>
            </w:r>
            <w:r w:rsidRPr="00B679CB">
              <w:rPr>
                <w:rFonts w:ascii="宋体" w:eastAsia="宋体" w:hAnsi="宋体" w:cs="宋体" w:hint="eastAsia"/>
              </w:rPr>
              <w:t>）</w:t>
            </w:r>
          </w:p>
        </w:tc>
      </w:tr>
    </w:tbl>
    <w:p w14:paraId="21EA278D" w14:textId="77777777" w:rsidR="008A5C14" w:rsidRDefault="008A5C14" w:rsidP="008A5C14">
      <w:pPr>
        <w:pStyle w:val="Para"/>
        <w:ind w:firstLine="0"/>
        <w:rPr>
          <w:rFonts w:ascii="宋体" w:eastAsia="宋体" w:hAnsi="宋体" w:cs="宋体" w:hint="eastAsia"/>
          <w:lang w:eastAsia="zh-CN"/>
        </w:rPr>
      </w:pPr>
    </w:p>
    <w:p w14:paraId="2EFC10A2" w14:textId="77777777" w:rsidR="008A5C14" w:rsidRDefault="008A5C14" w:rsidP="008A5C14">
      <w:pPr>
        <w:pStyle w:val="Image"/>
      </w:pPr>
      <w:r w:rsidRPr="002847B8">
        <w:rPr>
          <w:noProof/>
          <w:lang w:eastAsia="zh-CN"/>
        </w:rPr>
        <w:drawing>
          <wp:inline distT="0" distB="0" distL="0" distR="0" wp14:anchorId="55F62AEC" wp14:editId="5FD99299">
            <wp:extent cx="4095750" cy="2420171"/>
            <wp:effectExtent l="0" t="0" r="0" b="0"/>
            <wp:docPr id="11684977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7772" name="图片 1" descr="图示&#10;&#10;AI 生成的内容可能不正确。"/>
                    <pic:cNvPicPr/>
                  </pic:nvPicPr>
                  <pic:blipFill>
                    <a:blip r:embed="rId9"/>
                    <a:stretch>
                      <a:fillRect/>
                    </a:stretch>
                  </pic:blipFill>
                  <pic:spPr>
                    <a:xfrm>
                      <a:off x="0" y="0"/>
                      <a:ext cx="4110510" cy="2428893"/>
                    </a:xfrm>
                    <a:prstGeom prst="rect">
                      <a:avLst/>
                    </a:prstGeom>
                  </pic:spPr>
                </pic:pic>
              </a:graphicData>
            </a:graphic>
          </wp:inline>
        </w:drawing>
      </w:r>
    </w:p>
    <w:p w14:paraId="1716EA79" w14:textId="77777777" w:rsidR="008A5C14" w:rsidRPr="00081F76" w:rsidRDefault="008A5C14" w:rsidP="008A5C14">
      <w:pPr>
        <w:pStyle w:val="FigureCaption"/>
      </w:pPr>
      <w:r w:rsidRPr="00081F76">
        <w:t xml:space="preserve">Figure </w:t>
      </w:r>
      <w:fldSimple w:instr=" SEQ Figure \* ARABIC ">
        <w:r>
          <w:rPr>
            <w:noProof/>
          </w:rPr>
          <w:t>7</w:t>
        </w:r>
      </w:fldSimple>
      <w:r w:rsidRPr="00081F76">
        <w:rPr>
          <w:rFonts w:hint="eastAsia"/>
        </w:rPr>
        <w:t xml:space="preserve"> </w:t>
      </w:r>
      <w:r w:rsidRPr="00081F76">
        <w:t>Unified Theory of Acceptance and Use of Technology (UTAUT, Venkatesh, 2003)</w:t>
      </w:r>
      <w:r w:rsidRPr="00081F76">
        <w:br/>
      </w:r>
      <w:r w:rsidRPr="00081F76">
        <w:rPr>
          <w:rFonts w:hint="eastAsia"/>
        </w:rPr>
        <w:t>Note. Redrawn based on Venkatesh et al. (2003). The figure illustrates the relationships among four core constructs</w:t>
      </w:r>
      <w:r w:rsidRPr="00081F76">
        <w:rPr>
          <w:rFonts w:hint="eastAsia"/>
        </w:rPr>
        <w:t>—</w:t>
      </w:r>
      <w:r w:rsidRPr="00081F76">
        <w:rPr>
          <w:rFonts w:hint="eastAsia"/>
        </w:rPr>
        <w:lastRenderedPageBreak/>
        <w:t>Performance Expectancy, Effort Expectancy, Social Influence, and Facilitating Conditions</w:t>
      </w:r>
      <w:r w:rsidRPr="00081F76">
        <w:rPr>
          <w:rFonts w:hint="eastAsia"/>
        </w:rPr>
        <w:t>—</w:t>
      </w:r>
      <w:r w:rsidRPr="00081F76">
        <w:rPr>
          <w:rFonts w:hint="eastAsia"/>
        </w:rPr>
        <w:t>and four moderating variables (Gender, Age, Experience, and Voluntariness of Use) that jointly explain Behavioral Intention and Use Behavior.</w:t>
      </w:r>
    </w:p>
    <w:p w14:paraId="652DF2B4" w14:textId="77777777" w:rsidR="008A5C14" w:rsidRPr="00BE72F8" w:rsidRDefault="008A5C14" w:rsidP="008A5C14">
      <w:pPr>
        <w:pStyle w:val="Para"/>
        <w:rPr>
          <w:lang w:eastAsia="zh-CN"/>
        </w:rPr>
      </w:pPr>
      <w:r w:rsidRPr="00BE72F8">
        <w:rPr>
          <w:rFonts w:ascii="宋体" w:eastAsia="宋体" w:hAnsi="宋体" w:cs="宋体" w:hint="eastAsia"/>
          <w:lang w:eastAsia="zh-CN"/>
        </w:rPr>
        <w:t>基于上述理论，已有大量实证研究从不同使用群体的视角探讨了</w:t>
      </w:r>
      <w:r>
        <w:rPr>
          <w:rFonts w:ascii="宋体" w:eastAsia="宋体" w:hAnsi="宋体" w:cs="宋体" w:hint="eastAsia"/>
          <w:lang w:eastAsia="zh-CN"/>
        </w:rPr>
        <w:t>AI</w:t>
      </w:r>
      <w:r w:rsidRPr="00BE72F8">
        <w:rPr>
          <w:rFonts w:ascii="宋体" w:eastAsia="宋体" w:hAnsi="宋体" w:cs="宋体" w:hint="eastAsia"/>
          <w:lang w:eastAsia="zh-CN"/>
        </w:rPr>
        <w:t>技术的接受与采纳行为。研究发现，绩效期望与感知有用性在解释用户对</w:t>
      </w:r>
      <w:r w:rsidRPr="00BE72F8">
        <w:rPr>
          <w:lang w:eastAsia="zh-CN"/>
        </w:rPr>
        <w:t>AI</w:t>
      </w:r>
      <w:r w:rsidRPr="00BE72F8">
        <w:rPr>
          <w:rFonts w:ascii="宋体" w:eastAsia="宋体" w:hAnsi="宋体" w:cs="宋体" w:hint="eastAsia"/>
          <w:lang w:eastAsia="zh-CN"/>
        </w:rPr>
        <w:t>技术及其输出结果的态度中始终处于核心地位。</w:t>
      </w:r>
      <w:r w:rsidRPr="00BE72F8">
        <w:rPr>
          <w:lang w:eastAsia="zh-CN"/>
        </w:rPr>
        <w:t xml:space="preserve">Kim </w:t>
      </w:r>
      <w:r w:rsidRPr="00BE72F8">
        <w:rPr>
          <w:rFonts w:ascii="宋体" w:eastAsia="宋体" w:hAnsi="宋体" w:cs="宋体" w:hint="eastAsia"/>
          <w:lang w:eastAsia="zh-CN"/>
        </w:rPr>
        <w:t>等（</w:t>
      </w:r>
      <w:r w:rsidRPr="00BE72F8">
        <w:rPr>
          <w:lang w:eastAsia="zh-CN"/>
        </w:rPr>
        <w:t>2024</w:t>
      </w:r>
      <w:r w:rsidRPr="00BE72F8">
        <w:rPr>
          <w:rFonts w:ascii="宋体" w:eastAsia="宋体" w:hAnsi="宋体" w:cs="宋体" w:hint="eastAsia"/>
          <w:lang w:eastAsia="zh-CN"/>
        </w:rPr>
        <w:t>）基于</w:t>
      </w:r>
      <w:r w:rsidRPr="00BE72F8">
        <w:rPr>
          <w:lang w:eastAsia="zh-CN"/>
        </w:rPr>
        <w:t>UTAUT</w:t>
      </w:r>
      <w:r w:rsidRPr="00BE72F8">
        <w:rPr>
          <w:rFonts w:ascii="宋体" w:eastAsia="宋体" w:hAnsi="宋体" w:cs="宋体" w:hint="eastAsia"/>
          <w:lang w:eastAsia="zh-CN"/>
        </w:rPr>
        <w:t>模型指出，在企业环境中，绩效期望、努力期望与组织支持共同影响员工对生成式</w:t>
      </w:r>
      <w:r w:rsidRPr="00BE72F8">
        <w:rPr>
          <w:lang w:eastAsia="zh-CN"/>
        </w:rPr>
        <w:t>AI</w:t>
      </w:r>
      <w:r w:rsidRPr="00BE72F8">
        <w:rPr>
          <w:rFonts w:ascii="宋体" w:eastAsia="宋体" w:hAnsi="宋体" w:cs="宋体" w:hint="eastAsia"/>
          <w:lang w:eastAsia="zh-CN"/>
        </w:rPr>
        <w:t>系统的采纳意愿。</w:t>
      </w:r>
      <w:r w:rsidRPr="00BE72F8">
        <w:rPr>
          <w:lang w:eastAsia="zh-CN"/>
        </w:rPr>
        <w:t xml:space="preserve">Li </w:t>
      </w:r>
      <w:r w:rsidRPr="00BE72F8">
        <w:rPr>
          <w:rFonts w:ascii="宋体" w:eastAsia="宋体" w:hAnsi="宋体" w:cs="宋体" w:hint="eastAsia"/>
          <w:lang w:eastAsia="zh-CN"/>
        </w:rPr>
        <w:t>等（</w:t>
      </w:r>
      <w:r w:rsidRPr="00BE72F8">
        <w:rPr>
          <w:lang w:eastAsia="zh-CN"/>
        </w:rPr>
        <w:t>2025</w:t>
      </w:r>
      <w:r w:rsidRPr="00BE72F8">
        <w:rPr>
          <w:rFonts w:ascii="宋体" w:eastAsia="宋体" w:hAnsi="宋体" w:cs="宋体" w:hint="eastAsia"/>
          <w:lang w:eastAsia="zh-CN"/>
        </w:rPr>
        <w:t>）结合</w:t>
      </w:r>
      <w:r w:rsidRPr="00BE72F8">
        <w:rPr>
          <w:lang w:eastAsia="zh-CN"/>
        </w:rPr>
        <w:t>TAM</w:t>
      </w:r>
      <w:r w:rsidRPr="00BE72F8">
        <w:rPr>
          <w:rFonts w:ascii="宋体" w:eastAsia="宋体" w:hAnsi="宋体" w:cs="宋体" w:hint="eastAsia"/>
          <w:lang w:eastAsia="zh-CN"/>
        </w:rPr>
        <w:t>与任务</w:t>
      </w:r>
      <w:r w:rsidRPr="00BE72F8">
        <w:rPr>
          <w:lang w:eastAsia="zh-CN"/>
        </w:rPr>
        <w:t>–</w:t>
      </w:r>
      <w:r w:rsidRPr="00BE72F8">
        <w:rPr>
          <w:rFonts w:ascii="宋体" w:eastAsia="宋体" w:hAnsi="宋体" w:cs="宋体" w:hint="eastAsia"/>
          <w:lang w:eastAsia="zh-CN"/>
        </w:rPr>
        <w:t>技术契合模型（</w:t>
      </w:r>
      <w:r w:rsidRPr="00BE72F8">
        <w:rPr>
          <w:lang w:eastAsia="zh-CN"/>
        </w:rPr>
        <w:t>Task–Technology Fit, TTF</w:t>
      </w:r>
      <w:r w:rsidRPr="00BE72F8">
        <w:rPr>
          <w:rFonts w:ascii="宋体" w:eastAsia="宋体" w:hAnsi="宋体" w:cs="宋体" w:hint="eastAsia"/>
          <w:lang w:eastAsia="zh-CN"/>
        </w:rPr>
        <w:t>），发现设计师的采纳意愿主要受感知有用性与任务契合度驱动，而社会影响与组织支持在其中发挥调节作用。</w:t>
      </w:r>
      <w:r w:rsidRPr="00BE72F8">
        <w:rPr>
          <w:lang w:eastAsia="zh-CN"/>
        </w:rPr>
        <w:t xml:space="preserve">Dwivedi </w:t>
      </w:r>
      <w:r w:rsidRPr="00BE72F8">
        <w:rPr>
          <w:rFonts w:ascii="宋体" w:eastAsia="宋体" w:hAnsi="宋体" w:cs="宋体" w:hint="eastAsia"/>
          <w:lang w:eastAsia="zh-CN"/>
        </w:rPr>
        <w:t>等（</w:t>
      </w:r>
      <w:r w:rsidRPr="00BE72F8">
        <w:rPr>
          <w:lang w:eastAsia="zh-CN"/>
        </w:rPr>
        <w:t>2021</w:t>
      </w:r>
      <w:r w:rsidRPr="00BE72F8">
        <w:rPr>
          <w:rFonts w:ascii="宋体" w:eastAsia="宋体" w:hAnsi="宋体" w:cs="宋体" w:hint="eastAsia"/>
          <w:lang w:eastAsia="zh-CN"/>
        </w:rPr>
        <w:t>）对跨行业样本的研究亦表明，在</w:t>
      </w:r>
      <w:r w:rsidRPr="00BE72F8">
        <w:rPr>
          <w:lang w:eastAsia="zh-CN"/>
        </w:rPr>
        <w:t>AI</w:t>
      </w:r>
      <w:r w:rsidRPr="00BE72F8">
        <w:rPr>
          <w:rFonts w:ascii="宋体" w:eastAsia="宋体" w:hAnsi="宋体" w:cs="宋体" w:hint="eastAsia"/>
          <w:lang w:eastAsia="zh-CN"/>
        </w:rPr>
        <w:t>产品和应用的接受度模型中，绩效期望与感知有用性</w:t>
      </w:r>
      <w:r w:rsidRPr="00BE72F8">
        <w:rPr>
          <w:lang w:eastAsia="zh-CN"/>
        </w:rPr>
        <w:t xml:space="preserve"> consistently emerge as the most significant determinants of adoption intention</w:t>
      </w:r>
      <w:r w:rsidRPr="00BE72F8">
        <w:rPr>
          <w:rFonts w:ascii="宋体" w:eastAsia="宋体" w:hAnsi="宋体" w:cs="宋体" w:hint="eastAsia"/>
          <w:lang w:eastAsia="zh-CN"/>
        </w:rPr>
        <w:t>。类似的结论也出现在教育与创意产业场景中，如</w:t>
      </w:r>
      <w:r w:rsidRPr="00BE72F8">
        <w:rPr>
          <w:lang w:eastAsia="zh-CN"/>
        </w:rPr>
        <w:t xml:space="preserve">Tian </w:t>
      </w:r>
      <w:r w:rsidRPr="00BE72F8">
        <w:rPr>
          <w:rFonts w:ascii="宋体" w:eastAsia="宋体" w:hAnsi="宋体" w:cs="宋体" w:hint="eastAsia"/>
          <w:lang w:eastAsia="zh-CN"/>
        </w:rPr>
        <w:t>等（</w:t>
      </w:r>
      <w:r w:rsidRPr="00BE72F8">
        <w:rPr>
          <w:lang w:eastAsia="zh-CN"/>
        </w:rPr>
        <w:t>2024</w:t>
      </w:r>
      <w:r w:rsidRPr="00BE72F8">
        <w:rPr>
          <w:rFonts w:ascii="宋体" w:eastAsia="宋体" w:hAnsi="宋体" w:cs="宋体" w:hint="eastAsia"/>
          <w:lang w:eastAsia="zh-CN"/>
        </w:rPr>
        <w:t>）和</w:t>
      </w:r>
      <w:r w:rsidRPr="00BE72F8">
        <w:rPr>
          <w:lang w:eastAsia="zh-CN"/>
        </w:rPr>
        <w:t xml:space="preserve">Aldulaimi </w:t>
      </w:r>
      <w:r w:rsidRPr="00BE72F8">
        <w:rPr>
          <w:rFonts w:ascii="宋体" w:eastAsia="宋体" w:hAnsi="宋体" w:cs="宋体" w:hint="eastAsia"/>
          <w:lang w:eastAsia="zh-CN"/>
        </w:rPr>
        <w:t>等（</w:t>
      </w:r>
      <w:r w:rsidRPr="00BE72F8">
        <w:rPr>
          <w:lang w:eastAsia="zh-CN"/>
        </w:rPr>
        <w:t>2025</w:t>
      </w:r>
      <w:r w:rsidRPr="00BE72F8">
        <w:rPr>
          <w:rFonts w:ascii="宋体" w:eastAsia="宋体" w:hAnsi="宋体" w:cs="宋体" w:hint="eastAsia"/>
          <w:lang w:eastAsia="zh-CN"/>
        </w:rPr>
        <w:t>）分别在</w:t>
      </w:r>
      <w:r w:rsidRPr="00BE72F8">
        <w:rPr>
          <w:lang w:eastAsia="zh-CN"/>
        </w:rPr>
        <w:t>AI</w:t>
      </w:r>
      <w:r w:rsidRPr="00BE72F8">
        <w:rPr>
          <w:rFonts w:ascii="宋体" w:eastAsia="宋体" w:hAnsi="宋体" w:cs="宋体" w:hint="eastAsia"/>
          <w:lang w:eastAsia="zh-CN"/>
        </w:rPr>
        <w:t>聊天机器人和</w:t>
      </w:r>
      <w:r w:rsidRPr="00BE72F8">
        <w:rPr>
          <w:lang w:eastAsia="zh-CN"/>
        </w:rPr>
        <w:t>AI</w:t>
      </w:r>
      <w:r w:rsidRPr="00BE72F8">
        <w:rPr>
          <w:rFonts w:ascii="宋体" w:eastAsia="宋体" w:hAnsi="宋体" w:cs="宋体" w:hint="eastAsia"/>
          <w:lang w:eastAsia="zh-CN"/>
        </w:rPr>
        <w:t>教学工具的研究中验证了感知有用性、易用性与绩效期望对用户满意度和持续使用意愿的显著作用。</w:t>
      </w:r>
    </w:p>
    <w:p w14:paraId="2EC4DFEC" w14:textId="77777777" w:rsidR="008A5C14" w:rsidRPr="00BE72F8" w:rsidRDefault="008A5C14" w:rsidP="008A5C14">
      <w:pPr>
        <w:pStyle w:val="Para"/>
        <w:rPr>
          <w:lang w:eastAsia="zh-CN"/>
        </w:rPr>
      </w:pPr>
      <w:r w:rsidRPr="00BE72F8">
        <w:rPr>
          <w:rFonts w:ascii="宋体" w:eastAsia="宋体" w:hAnsi="宋体" w:cs="宋体" w:hint="eastAsia"/>
          <w:lang w:eastAsia="zh-CN"/>
        </w:rPr>
        <w:t>这些研究共同揭示，效益预期类因素（</w:t>
      </w:r>
      <w:r w:rsidRPr="00BE72F8">
        <w:rPr>
          <w:lang w:eastAsia="zh-CN"/>
        </w:rPr>
        <w:t>benefit-expectancy factors</w:t>
      </w:r>
      <w:r w:rsidRPr="00BE72F8">
        <w:rPr>
          <w:rFonts w:ascii="宋体" w:eastAsia="宋体" w:hAnsi="宋体" w:cs="宋体" w:hint="eastAsia"/>
          <w:lang w:eastAsia="zh-CN"/>
        </w:rPr>
        <w:t>）</w:t>
      </w:r>
      <w:r w:rsidRPr="00BE72F8">
        <w:rPr>
          <w:lang w:eastAsia="zh-CN"/>
        </w:rPr>
        <w:t>——</w:t>
      </w:r>
      <w:r w:rsidRPr="00BE72F8">
        <w:rPr>
          <w:rFonts w:ascii="宋体" w:eastAsia="宋体" w:hAnsi="宋体" w:cs="宋体" w:hint="eastAsia"/>
          <w:lang w:eastAsia="zh-CN"/>
        </w:rPr>
        <w:t>包括感知有用性（</w:t>
      </w:r>
      <w:r w:rsidRPr="00BE72F8">
        <w:rPr>
          <w:lang w:eastAsia="zh-CN"/>
        </w:rPr>
        <w:t>PU</w:t>
      </w:r>
      <w:r w:rsidRPr="00BE72F8">
        <w:rPr>
          <w:rFonts w:ascii="宋体" w:eastAsia="宋体" w:hAnsi="宋体" w:cs="宋体" w:hint="eastAsia"/>
          <w:lang w:eastAsia="zh-CN"/>
        </w:rPr>
        <w:t>）、绩效期望（</w:t>
      </w:r>
      <w:r w:rsidRPr="00BE72F8">
        <w:rPr>
          <w:lang w:eastAsia="zh-CN"/>
        </w:rPr>
        <w:t>PE</w:t>
      </w:r>
      <w:r w:rsidRPr="00BE72F8">
        <w:rPr>
          <w:rFonts w:ascii="宋体" w:eastAsia="宋体" w:hAnsi="宋体" w:cs="宋体" w:hint="eastAsia"/>
          <w:lang w:eastAsia="zh-CN"/>
        </w:rPr>
        <w:t>）以及任务</w:t>
      </w:r>
      <w:r w:rsidRPr="00BE72F8">
        <w:rPr>
          <w:lang w:eastAsia="zh-CN"/>
        </w:rPr>
        <w:t>–</w:t>
      </w:r>
      <w:r w:rsidRPr="00BE72F8">
        <w:rPr>
          <w:rFonts w:ascii="宋体" w:eastAsia="宋体" w:hAnsi="宋体" w:cs="宋体" w:hint="eastAsia"/>
          <w:lang w:eastAsia="zh-CN"/>
        </w:rPr>
        <w:t>技术契合（</w:t>
      </w:r>
      <w:r w:rsidRPr="00BE72F8">
        <w:rPr>
          <w:lang w:eastAsia="zh-CN"/>
        </w:rPr>
        <w:t>TTF</w:t>
      </w:r>
      <w:r w:rsidRPr="00BE72F8">
        <w:rPr>
          <w:rFonts w:ascii="宋体" w:eastAsia="宋体" w:hAnsi="宋体" w:cs="宋体" w:hint="eastAsia"/>
          <w:lang w:eastAsia="zh-CN"/>
        </w:rPr>
        <w:t>）</w:t>
      </w:r>
      <w:r w:rsidRPr="00BE72F8">
        <w:rPr>
          <w:lang w:eastAsia="zh-CN"/>
        </w:rPr>
        <w:t>——</w:t>
      </w:r>
      <w:r w:rsidRPr="00BE72F8">
        <w:rPr>
          <w:rFonts w:ascii="宋体" w:eastAsia="宋体" w:hAnsi="宋体" w:cs="宋体" w:hint="eastAsia"/>
          <w:lang w:eastAsia="zh-CN"/>
        </w:rPr>
        <w:t>是影响</w:t>
      </w:r>
      <w:r w:rsidRPr="00BE72F8">
        <w:rPr>
          <w:lang w:eastAsia="zh-CN"/>
        </w:rPr>
        <w:t>AI</w:t>
      </w:r>
      <w:r w:rsidRPr="00BE72F8">
        <w:rPr>
          <w:rFonts w:ascii="宋体" w:eastAsia="宋体" w:hAnsi="宋体" w:cs="宋体" w:hint="eastAsia"/>
          <w:lang w:eastAsia="zh-CN"/>
        </w:rPr>
        <w:t>技术采纳及结果满意度的核心机制（</w:t>
      </w:r>
      <w:r w:rsidRPr="00BE72F8">
        <w:rPr>
          <w:lang w:eastAsia="zh-CN"/>
        </w:rPr>
        <w:t>Davis, 1989; Venkatesh et al., 2003; Goodhue &amp; Thompson, 1995</w:t>
      </w:r>
      <w:r w:rsidRPr="00BE72F8">
        <w:rPr>
          <w:rFonts w:ascii="宋体" w:eastAsia="宋体" w:hAnsi="宋体" w:cs="宋体" w:hint="eastAsia"/>
          <w:lang w:eastAsia="zh-CN"/>
        </w:rPr>
        <w:t>）。在传统的信息系统领域，这些变量通常用于衡量技术在提升任务绩效或生产效率方面的效能；而在生成式</w:t>
      </w:r>
      <w:r w:rsidRPr="00BE72F8">
        <w:rPr>
          <w:lang w:eastAsia="zh-CN"/>
        </w:rPr>
        <w:t>AI</w:t>
      </w:r>
      <w:r w:rsidRPr="00BE72F8">
        <w:rPr>
          <w:rFonts w:ascii="宋体" w:eastAsia="宋体" w:hAnsi="宋体" w:cs="宋体" w:hint="eastAsia"/>
          <w:lang w:eastAsia="zh-CN"/>
        </w:rPr>
        <w:t>语境下，其内涵逐渐扩展为用户对</w:t>
      </w:r>
      <w:r w:rsidRPr="00BE72F8">
        <w:rPr>
          <w:lang w:eastAsia="zh-CN"/>
        </w:rPr>
        <w:t>AI</w:t>
      </w:r>
      <w:r w:rsidRPr="00BE72F8">
        <w:rPr>
          <w:rFonts w:ascii="宋体" w:eastAsia="宋体" w:hAnsi="宋体" w:cs="宋体" w:hint="eastAsia"/>
          <w:lang w:eastAsia="zh-CN"/>
        </w:rPr>
        <w:t>生成成果在创意、审美与适用性方面的综合感知（</w:t>
      </w:r>
      <w:r w:rsidRPr="00BE72F8">
        <w:rPr>
          <w:lang w:eastAsia="zh-CN"/>
        </w:rPr>
        <w:t>Song, 2025; Singh, 2024</w:t>
      </w:r>
      <w:r w:rsidRPr="00BE72F8">
        <w:rPr>
          <w:rFonts w:ascii="宋体" w:eastAsia="宋体" w:hAnsi="宋体" w:cs="宋体" w:hint="eastAsia"/>
          <w:lang w:eastAsia="zh-CN"/>
        </w:rPr>
        <w:t>）。研究者指出，当生成结果被认为具有较高的设计价值、创新潜能或情绪契合度时，个体的采纳意愿和满意度显著增强（</w:t>
      </w:r>
      <w:r w:rsidRPr="00BE72F8">
        <w:rPr>
          <w:lang w:eastAsia="zh-CN"/>
        </w:rPr>
        <w:t>Desmet &amp; Hekkert, 2007; Chitturi et al., 2007; Su &amp; Wang, 2024</w:t>
      </w:r>
      <w:r w:rsidRPr="00BE72F8">
        <w:rPr>
          <w:rFonts w:ascii="宋体" w:eastAsia="宋体" w:hAnsi="宋体" w:cs="宋体" w:hint="eastAsia"/>
          <w:lang w:eastAsia="zh-CN"/>
        </w:rPr>
        <w:t>）。因此，绩效期望与感知有用性在此可被视为</w:t>
      </w:r>
      <w:r w:rsidRPr="00BE72F8">
        <w:rPr>
          <w:lang w:eastAsia="zh-CN"/>
        </w:rPr>
        <w:t>“</w:t>
      </w:r>
      <w:r w:rsidRPr="00BE72F8">
        <w:rPr>
          <w:rFonts w:ascii="宋体" w:eastAsia="宋体" w:hAnsi="宋体" w:cs="宋体" w:hint="eastAsia"/>
          <w:lang w:eastAsia="zh-CN"/>
        </w:rPr>
        <w:t>结果性效益预期</w:t>
      </w:r>
      <w:r w:rsidRPr="00BE72F8">
        <w:rPr>
          <w:lang w:eastAsia="zh-CN"/>
        </w:rPr>
        <w:t>”</w:t>
      </w:r>
      <w:r w:rsidRPr="00BE72F8">
        <w:rPr>
          <w:rFonts w:ascii="宋体" w:eastAsia="宋体" w:hAnsi="宋体" w:cs="宋体" w:hint="eastAsia"/>
          <w:lang w:eastAsia="zh-CN"/>
        </w:rPr>
        <w:t>的体现，即用户基于生成成果的功能性与感性价值形成采纳判断（</w:t>
      </w:r>
      <w:r w:rsidRPr="00BE72F8">
        <w:rPr>
          <w:lang w:eastAsia="zh-CN"/>
        </w:rPr>
        <w:t>Venkatesh et al., 2012; Li et al., 2025</w:t>
      </w:r>
      <w:r w:rsidRPr="00BE72F8">
        <w:rPr>
          <w:rFonts w:ascii="宋体" w:eastAsia="宋体" w:hAnsi="宋体" w:cs="宋体" w:hint="eastAsia"/>
          <w:lang w:eastAsia="zh-CN"/>
        </w:rPr>
        <w:t>）。</w:t>
      </w:r>
    </w:p>
    <w:p w14:paraId="51CF363A" w14:textId="77777777" w:rsidR="008A5C14" w:rsidRPr="00B82A19" w:rsidRDefault="008A5C14" w:rsidP="008A5C14">
      <w:pPr>
        <w:pStyle w:val="Para"/>
        <w:rPr>
          <w:lang w:eastAsia="zh-CN"/>
        </w:rPr>
      </w:pPr>
      <w:r w:rsidRPr="00BE72F8">
        <w:rPr>
          <w:rFonts w:ascii="宋体" w:eastAsia="宋体" w:hAnsi="宋体" w:cs="宋体" w:hint="eastAsia"/>
          <w:lang w:eastAsia="zh-CN"/>
        </w:rPr>
        <w:t>综上所述，</w:t>
      </w:r>
      <w:r>
        <w:rPr>
          <w:rFonts w:ascii="宋体" w:eastAsia="宋体" w:hAnsi="宋体" w:cs="宋体" w:hint="eastAsia"/>
          <w:lang w:eastAsia="zh-CN"/>
        </w:rPr>
        <w:t>本文</w:t>
      </w:r>
      <w:r w:rsidRPr="00BE72F8">
        <w:rPr>
          <w:rFonts w:ascii="宋体" w:eastAsia="宋体" w:hAnsi="宋体" w:cs="宋体" w:hint="eastAsia"/>
          <w:lang w:eastAsia="zh-CN"/>
        </w:rPr>
        <w:t>重点关注</w:t>
      </w:r>
      <w:r>
        <w:rPr>
          <w:rFonts w:ascii="宋体" w:eastAsia="宋体" w:hAnsi="宋体" w:cs="宋体" w:hint="eastAsia"/>
          <w:lang w:eastAsia="zh-CN"/>
        </w:rPr>
        <w:t>现有技术采纳理论框架中</w:t>
      </w:r>
      <w:r w:rsidRPr="00BE72F8">
        <w:rPr>
          <w:rFonts w:ascii="宋体" w:eastAsia="宋体" w:hAnsi="宋体" w:cs="宋体" w:hint="eastAsia"/>
          <w:lang w:eastAsia="zh-CN"/>
        </w:rPr>
        <w:t>与结果评价密切相关的认知维度，</w:t>
      </w:r>
      <w:r>
        <w:rPr>
          <w:rFonts w:ascii="宋体" w:eastAsia="宋体" w:hAnsi="宋体" w:cs="宋体" w:hint="eastAsia"/>
          <w:lang w:eastAsia="zh-CN"/>
        </w:rPr>
        <w:t>以</w:t>
      </w:r>
      <w:r w:rsidRPr="00BE72F8">
        <w:rPr>
          <w:rFonts w:ascii="宋体" w:eastAsia="宋体" w:hAnsi="宋体" w:cs="宋体" w:hint="eastAsia"/>
          <w:lang w:eastAsia="zh-CN"/>
        </w:rPr>
        <w:t>探讨用户如何通过对</w:t>
      </w:r>
      <w:r w:rsidRPr="00BE72F8">
        <w:rPr>
          <w:lang w:eastAsia="zh-CN"/>
        </w:rPr>
        <w:t>AI</w:t>
      </w:r>
      <w:r w:rsidRPr="00BE72F8">
        <w:rPr>
          <w:rFonts w:ascii="宋体" w:eastAsia="宋体" w:hAnsi="宋体" w:cs="宋体" w:hint="eastAsia"/>
          <w:lang w:eastAsia="zh-CN"/>
        </w:rPr>
        <w:t>生成设计成果的感知价值判断形成采纳意愿。该视角为理解生成式</w:t>
      </w:r>
      <w:r w:rsidRPr="00BE72F8">
        <w:rPr>
          <w:lang w:eastAsia="zh-CN"/>
        </w:rPr>
        <w:t>AI</w:t>
      </w:r>
      <w:r w:rsidRPr="00BE72F8">
        <w:rPr>
          <w:rFonts w:ascii="宋体" w:eastAsia="宋体" w:hAnsi="宋体" w:cs="宋体" w:hint="eastAsia"/>
          <w:lang w:eastAsia="zh-CN"/>
        </w:rPr>
        <w:t>在设计评估与情感性消费品领域的接受机制提供了理论支点。</w:t>
      </w:r>
    </w:p>
    <w:p w14:paraId="40C4AD6D" w14:textId="008CA23D" w:rsidR="00077A4C" w:rsidRDefault="00F36323" w:rsidP="00F36323">
      <w:pPr>
        <w:pStyle w:val="Head2"/>
        <w:rPr>
          <w:rFonts w:eastAsiaTheme="minorEastAsia"/>
          <w:highlight w:val="yellow"/>
          <w:lang w:eastAsia="zh-CN"/>
        </w:rPr>
      </w:pPr>
      <w:r w:rsidRPr="00F36323">
        <w:rPr>
          <w:highlight w:val="yellow"/>
        </w:rPr>
        <w:t>Research Design</w:t>
      </w:r>
    </w:p>
    <w:tbl>
      <w:tblPr>
        <w:tblStyle w:val="15075"/>
        <w:tblW w:w="0" w:type="auto"/>
        <w:tblLook w:val="04E0" w:firstRow="1" w:lastRow="1" w:firstColumn="1" w:lastColumn="0" w:noHBand="0" w:noVBand="1"/>
      </w:tblPr>
      <w:tblGrid>
        <w:gridCol w:w="1134"/>
        <w:gridCol w:w="2043"/>
        <w:gridCol w:w="2803"/>
        <w:gridCol w:w="2326"/>
      </w:tblGrid>
      <w:tr w:rsidR="00D351C0" w:rsidRPr="008A5C14" w14:paraId="2DFFBAB6" w14:textId="77777777" w:rsidTr="00D351C0">
        <w:trPr>
          <w:cnfStyle w:val="100000000000" w:firstRow="1" w:lastRow="0" w:firstColumn="0" w:lastColumn="0" w:oddVBand="0" w:evenVBand="0" w:oddHBand="0" w:evenHBand="0" w:firstRowFirstColumn="0" w:firstRowLastColumn="0" w:lastRowFirstColumn="0" w:lastRowLastColumn="0"/>
        </w:trPr>
        <w:tc>
          <w:tcPr>
            <w:tcW w:w="1134" w:type="dxa"/>
            <w:vMerge w:val="restart"/>
            <w:hideMark/>
          </w:tcPr>
          <w:p w14:paraId="2183F6FB" w14:textId="77777777" w:rsidR="00D351C0" w:rsidRPr="008A5C14" w:rsidRDefault="00D351C0" w:rsidP="006A60DB">
            <w:pPr>
              <w:pStyle w:val="TableCell"/>
              <w:jc w:val="left"/>
            </w:pPr>
            <w:r>
              <w:rPr>
                <w:rFonts w:eastAsiaTheme="minorEastAsia" w:hint="eastAsia"/>
                <w:lang w:eastAsia="zh-CN"/>
              </w:rPr>
              <w:t xml:space="preserve">4) </w:t>
            </w:r>
            <w:r w:rsidRPr="008A5C14">
              <w:t>Research Design</w:t>
            </w:r>
          </w:p>
        </w:tc>
        <w:tc>
          <w:tcPr>
            <w:tcW w:w="2043" w:type="dxa"/>
            <w:hideMark/>
          </w:tcPr>
          <w:p w14:paraId="5EA6B9AC" w14:textId="77777777" w:rsidR="00D351C0" w:rsidRPr="008A5C14" w:rsidRDefault="00D351C0" w:rsidP="006A60DB">
            <w:pPr>
              <w:pStyle w:val="TableCell"/>
              <w:jc w:val="left"/>
            </w:pPr>
            <w:r w:rsidRPr="008A5C14">
              <w:t>4-a) Floral Gift Design as Research Context</w:t>
            </w:r>
          </w:p>
        </w:tc>
        <w:tc>
          <w:tcPr>
            <w:tcW w:w="0" w:type="auto"/>
            <w:hideMark/>
          </w:tcPr>
          <w:p w14:paraId="3D2DE80E"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花礼设计作为研究情境载体的边界界定。</w:t>
            </w:r>
          </w:p>
        </w:tc>
        <w:tc>
          <w:tcPr>
            <w:tcW w:w="0" w:type="auto"/>
            <w:hideMark/>
          </w:tcPr>
          <w:p w14:paraId="252C427F"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避免场景泛化带来的干扰。</w:t>
            </w:r>
          </w:p>
        </w:tc>
      </w:tr>
      <w:tr w:rsidR="00D351C0" w:rsidRPr="008A5C14" w14:paraId="45562911" w14:textId="77777777" w:rsidTr="00D351C0">
        <w:tc>
          <w:tcPr>
            <w:tcW w:w="1134" w:type="dxa"/>
            <w:vMerge/>
            <w:hideMark/>
          </w:tcPr>
          <w:p w14:paraId="46AA90EA" w14:textId="77777777" w:rsidR="00D351C0" w:rsidRPr="008A5C14" w:rsidRDefault="00D351C0" w:rsidP="006A60DB">
            <w:pPr>
              <w:pStyle w:val="TableCell"/>
              <w:jc w:val="left"/>
              <w:rPr>
                <w:lang w:eastAsia="zh-CN"/>
              </w:rPr>
            </w:pPr>
          </w:p>
        </w:tc>
        <w:tc>
          <w:tcPr>
            <w:tcW w:w="2043" w:type="dxa"/>
            <w:hideMark/>
          </w:tcPr>
          <w:p w14:paraId="18862EB6" w14:textId="77777777" w:rsidR="00D351C0" w:rsidRPr="008A5C14" w:rsidRDefault="00D351C0" w:rsidP="006A60DB">
            <w:pPr>
              <w:pStyle w:val="TableCell"/>
              <w:jc w:val="left"/>
            </w:pPr>
            <w:r w:rsidRPr="008A5C14">
              <w:t>4-b) Quantitative Measures and Task Design</w:t>
            </w:r>
          </w:p>
        </w:tc>
        <w:tc>
          <w:tcPr>
            <w:tcW w:w="0" w:type="auto"/>
            <w:hideMark/>
          </w:tcPr>
          <w:p w14:paraId="6EBABD74"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量表与任务设置框架（变量</w:t>
            </w:r>
            <w:r w:rsidRPr="008A5C14">
              <w:rPr>
                <w:lang w:eastAsia="zh-CN"/>
              </w:rPr>
              <w:t>—</w:t>
            </w:r>
            <w:r w:rsidRPr="008A5C14">
              <w:rPr>
                <w:rFonts w:ascii="宋体" w:eastAsia="宋体" w:hAnsi="宋体" w:cs="宋体" w:hint="eastAsia"/>
                <w:lang w:eastAsia="zh-CN"/>
              </w:rPr>
              <w:t>量表</w:t>
            </w:r>
            <w:r w:rsidRPr="008A5C14">
              <w:rPr>
                <w:lang w:eastAsia="zh-CN"/>
              </w:rPr>
              <w:t>—</w:t>
            </w:r>
            <w:r w:rsidRPr="008A5C14">
              <w:rPr>
                <w:rFonts w:ascii="宋体" w:eastAsia="宋体" w:hAnsi="宋体" w:cs="宋体" w:hint="eastAsia"/>
                <w:lang w:eastAsia="zh-CN"/>
              </w:rPr>
              <w:t>任务</w:t>
            </w:r>
            <w:r w:rsidRPr="008A5C14">
              <w:rPr>
                <w:lang w:eastAsia="zh-CN"/>
              </w:rPr>
              <w:t>—</w:t>
            </w:r>
            <w:r w:rsidRPr="008A5C14">
              <w:rPr>
                <w:rFonts w:ascii="宋体" w:eastAsia="宋体" w:hAnsi="宋体" w:cs="宋体" w:hint="eastAsia"/>
                <w:lang w:eastAsia="zh-CN"/>
              </w:rPr>
              <w:t>分析的对齐关系）。</w:t>
            </w:r>
          </w:p>
        </w:tc>
        <w:tc>
          <w:tcPr>
            <w:tcW w:w="0" w:type="auto"/>
            <w:hideMark/>
          </w:tcPr>
          <w:p w14:paraId="0D02F3F8"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为后续实验设计提供方法基础。</w:t>
            </w:r>
          </w:p>
        </w:tc>
      </w:tr>
      <w:tr w:rsidR="00D351C0" w:rsidRPr="008A5C14" w14:paraId="362AB68E" w14:textId="77777777" w:rsidTr="00D351C0">
        <w:tc>
          <w:tcPr>
            <w:tcW w:w="1134" w:type="dxa"/>
            <w:vMerge/>
            <w:hideMark/>
          </w:tcPr>
          <w:p w14:paraId="15723EF4" w14:textId="77777777" w:rsidR="00D351C0" w:rsidRPr="008A5C14" w:rsidRDefault="00D351C0" w:rsidP="006A60DB">
            <w:pPr>
              <w:pStyle w:val="TableCell"/>
              <w:jc w:val="left"/>
              <w:rPr>
                <w:lang w:eastAsia="zh-CN"/>
              </w:rPr>
            </w:pPr>
          </w:p>
        </w:tc>
        <w:tc>
          <w:tcPr>
            <w:tcW w:w="2043" w:type="dxa"/>
            <w:hideMark/>
          </w:tcPr>
          <w:p w14:paraId="5AE5DEF2" w14:textId="77777777" w:rsidR="00D351C0" w:rsidRPr="008A5C14" w:rsidRDefault="00D351C0" w:rsidP="006A60DB">
            <w:pPr>
              <w:pStyle w:val="TableCell"/>
              <w:jc w:val="left"/>
            </w:pPr>
            <w:r w:rsidRPr="008A5C14">
              <w:t>4-c) Qualitative Inquiry and Mixed-Methods Integration</w:t>
            </w:r>
          </w:p>
        </w:tc>
        <w:tc>
          <w:tcPr>
            <w:tcW w:w="0" w:type="auto"/>
            <w:hideMark/>
          </w:tcPr>
          <w:p w14:paraId="3FA6CE9E"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半结构化访谈与主题分析等定性路径，以及定性</w:t>
            </w:r>
            <w:r w:rsidRPr="008A5C14">
              <w:rPr>
                <w:lang w:eastAsia="zh-CN"/>
              </w:rPr>
              <w:t>—</w:t>
            </w:r>
            <w:r w:rsidRPr="008A5C14">
              <w:rPr>
                <w:rFonts w:ascii="宋体" w:eastAsia="宋体" w:hAnsi="宋体" w:cs="宋体" w:hint="eastAsia"/>
                <w:lang w:eastAsia="zh-CN"/>
              </w:rPr>
              <w:t>定量证据的整合策略。</w:t>
            </w:r>
          </w:p>
        </w:tc>
        <w:tc>
          <w:tcPr>
            <w:tcW w:w="0" w:type="auto"/>
            <w:hideMark/>
          </w:tcPr>
          <w:p w14:paraId="7D516208"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为结果解释与证据整合提供方法基础。</w:t>
            </w:r>
          </w:p>
        </w:tc>
      </w:tr>
      <w:tr w:rsidR="00D351C0" w:rsidRPr="008A5C14" w14:paraId="63A96BD3" w14:textId="77777777" w:rsidTr="00D351C0">
        <w:trPr>
          <w:cnfStyle w:val="010000000000" w:firstRow="0" w:lastRow="1" w:firstColumn="0" w:lastColumn="0" w:oddVBand="0" w:evenVBand="0" w:oddHBand="0" w:evenHBand="0" w:firstRowFirstColumn="0" w:firstRowLastColumn="0" w:lastRowFirstColumn="0" w:lastRowLastColumn="0"/>
        </w:trPr>
        <w:tc>
          <w:tcPr>
            <w:tcW w:w="1134" w:type="dxa"/>
            <w:vMerge/>
            <w:hideMark/>
          </w:tcPr>
          <w:p w14:paraId="1FAA43EC" w14:textId="77777777" w:rsidR="00D351C0" w:rsidRPr="008A5C14" w:rsidRDefault="00D351C0" w:rsidP="006A60DB">
            <w:pPr>
              <w:pStyle w:val="TableCell"/>
              <w:jc w:val="left"/>
              <w:rPr>
                <w:lang w:eastAsia="zh-CN"/>
              </w:rPr>
            </w:pPr>
          </w:p>
        </w:tc>
        <w:tc>
          <w:tcPr>
            <w:tcW w:w="2043" w:type="dxa"/>
            <w:hideMark/>
          </w:tcPr>
          <w:p w14:paraId="61FC8282" w14:textId="77777777" w:rsidR="00D351C0" w:rsidRPr="008A5C14" w:rsidRDefault="00D351C0" w:rsidP="006A60DB">
            <w:pPr>
              <w:pStyle w:val="TableCell"/>
              <w:jc w:val="left"/>
            </w:pPr>
            <w:r w:rsidRPr="008A5C14">
              <w:t>4-d) Generative Systems: Controllability &amp; Bias</w:t>
            </w:r>
          </w:p>
        </w:tc>
        <w:tc>
          <w:tcPr>
            <w:tcW w:w="0" w:type="auto"/>
            <w:hideMark/>
          </w:tcPr>
          <w:p w14:paraId="2F27A3E6"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生成式系统在控制与表达层面的可控性限制与系统性偏差相关问题域。</w:t>
            </w:r>
          </w:p>
        </w:tc>
        <w:tc>
          <w:tcPr>
            <w:tcW w:w="0" w:type="auto"/>
            <w:hideMark/>
          </w:tcPr>
          <w:p w14:paraId="1EC76CE6" w14:textId="77777777" w:rsidR="00D351C0" w:rsidRPr="008A5C14" w:rsidRDefault="00D351C0" w:rsidP="006A60DB">
            <w:pPr>
              <w:pStyle w:val="TableCell"/>
              <w:jc w:val="left"/>
              <w:rPr>
                <w:lang w:eastAsia="zh-CN"/>
              </w:rPr>
            </w:pPr>
            <w:r w:rsidRPr="008A5C14">
              <w:rPr>
                <w:rFonts w:ascii="宋体" w:eastAsia="宋体" w:hAnsi="宋体" w:cs="宋体" w:hint="eastAsia"/>
                <w:lang w:eastAsia="zh-CN"/>
              </w:rPr>
              <w:t>为理解与解释人类基准与</w:t>
            </w:r>
            <w:r w:rsidRPr="008A5C14">
              <w:rPr>
                <w:lang w:eastAsia="zh-CN"/>
              </w:rPr>
              <w:t xml:space="preserve"> GenAI </w:t>
            </w:r>
            <w:r w:rsidRPr="008A5C14">
              <w:rPr>
                <w:rFonts w:ascii="宋体" w:eastAsia="宋体" w:hAnsi="宋体" w:cs="宋体" w:hint="eastAsia"/>
                <w:lang w:eastAsia="zh-CN"/>
              </w:rPr>
              <w:t>结果差异提供方法背景。</w:t>
            </w:r>
          </w:p>
        </w:tc>
      </w:tr>
    </w:tbl>
    <w:p w14:paraId="27C499F9" w14:textId="77777777" w:rsidR="00435043" w:rsidRPr="00E91FDD" w:rsidRDefault="00435043" w:rsidP="00435043">
      <w:pPr>
        <w:pStyle w:val="Para"/>
      </w:pPr>
      <w:r w:rsidRPr="00E91FDD">
        <w:rPr>
          <w:rFonts w:ascii="宋体" w:eastAsia="宋体" w:hAnsi="宋体" w:cs="宋体" w:hint="eastAsia"/>
        </w:rPr>
        <w:t>为了清晰、科学地操作上述变量和概念，本文进一步梳理了与</w:t>
      </w:r>
      <w:r w:rsidRPr="00E91FDD">
        <w:rPr>
          <w:rFonts w:hint="eastAsia"/>
        </w:rPr>
        <w:t xml:space="preserve"> </w:t>
      </w:r>
      <w:r>
        <w:rPr>
          <w:rFonts w:eastAsiaTheme="minorEastAsia" w:hint="eastAsia"/>
          <w:lang w:eastAsia="zh-CN"/>
        </w:rPr>
        <w:t>R</w:t>
      </w:r>
      <w:r w:rsidRPr="00E91FDD">
        <w:rPr>
          <w:rFonts w:hint="eastAsia"/>
        </w:rPr>
        <w:t xml:space="preserve">esearch design </w:t>
      </w:r>
      <w:r w:rsidRPr="00E91FDD">
        <w:rPr>
          <w:rFonts w:ascii="宋体" w:eastAsia="宋体" w:hAnsi="宋体" w:cs="宋体" w:hint="eastAsia"/>
        </w:rPr>
        <w:t>相关的方法基础。首先，将</w:t>
      </w:r>
      <w:r w:rsidRPr="00E91FDD">
        <w:rPr>
          <w:rFonts w:hint="eastAsia"/>
        </w:rPr>
        <w:t xml:space="preserve"> 4-a</w:t>
      </w:r>
      <w:r w:rsidRPr="00E91FDD">
        <w:rPr>
          <w:rFonts w:ascii="宋体" w:eastAsia="宋体" w:hAnsi="宋体" w:cs="宋体" w:hint="eastAsia"/>
        </w:rPr>
        <w:t>）</w:t>
      </w:r>
      <w:r w:rsidRPr="00E91FDD">
        <w:rPr>
          <w:rFonts w:hint="eastAsia"/>
        </w:rPr>
        <w:t xml:space="preserve">Floral Gift Design as Research Context </w:t>
      </w:r>
      <w:r w:rsidRPr="00E91FDD">
        <w:rPr>
          <w:rFonts w:ascii="宋体" w:eastAsia="宋体" w:hAnsi="宋体" w:cs="宋体" w:hint="eastAsia"/>
        </w:rPr>
        <w:t>作为研究情境加以界定，以避免场景泛化带来的干扰。本章还结合既有研究，对</w:t>
      </w:r>
      <w:r w:rsidRPr="00E91FDD">
        <w:rPr>
          <w:rFonts w:hint="eastAsia"/>
        </w:rPr>
        <w:t xml:space="preserve"> 4-b</w:t>
      </w:r>
      <w:r w:rsidRPr="00E91FDD">
        <w:rPr>
          <w:rFonts w:ascii="宋体" w:eastAsia="宋体" w:hAnsi="宋体" w:cs="宋体" w:hint="eastAsia"/>
        </w:rPr>
        <w:t>）</w:t>
      </w:r>
      <w:r w:rsidRPr="00E91FDD">
        <w:rPr>
          <w:rFonts w:hint="eastAsia"/>
        </w:rPr>
        <w:t xml:space="preserve">Quantitative Measures and Task Design </w:t>
      </w:r>
      <w:r w:rsidRPr="00E91FDD">
        <w:rPr>
          <w:rFonts w:ascii="宋体" w:eastAsia="宋体" w:hAnsi="宋体" w:cs="宋体" w:hint="eastAsia"/>
        </w:rPr>
        <w:t>与</w:t>
      </w:r>
      <w:r w:rsidRPr="00E91FDD">
        <w:rPr>
          <w:rFonts w:hint="eastAsia"/>
        </w:rPr>
        <w:t xml:space="preserve"> 4-c</w:t>
      </w:r>
      <w:r w:rsidRPr="00E91FDD">
        <w:rPr>
          <w:rFonts w:ascii="宋体" w:eastAsia="宋体" w:hAnsi="宋体" w:cs="宋体" w:hint="eastAsia"/>
        </w:rPr>
        <w:t>）</w:t>
      </w:r>
      <w:r w:rsidRPr="00E91FDD">
        <w:rPr>
          <w:rFonts w:hint="eastAsia"/>
        </w:rPr>
        <w:t xml:space="preserve">Qualitative Inquiry and Mixed-Methods Integration </w:t>
      </w:r>
      <w:r w:rsidRPr="00E91FDD">
        <w:rPr>
          <w:rFonts w:ascii="宋体" w:eastAsia="宋体" w:hAnsi="宋体" w:cs="宋体" w:hint="eastAsia"/>
        </w:rPr>
        <w:t>所涉及的测量方式、任务设置及证据整合思路进行了整理，以形成与本研究问题相匹配的方法路径；同时，本章进一步引入</w:t>
      </w:r>
      <w:r w:rsidRPr="00E91FDD">
        <w:rPr>
          <w:rFonts w:hint="eastAsia"/>
        </w:rPr>
        <w:t xml:space="preserve"> 4-d</w:t>
      </w:r>
      <w:r w:rsidRPr="00E91FDD">
        <w:rPr>
          <w:rFonts w:ascii="宋体" w:eastAsia="宋体" w:hAnsi="宋体" w:cs="宋体" w:hint="eastAsia"/>
        </w:rPr>
        <w:t>）</w:t>
      </w:r>
      <w:r w:rsidRPr="00E91FDD">
        <w:rPr>
          <w:rFonts w:hint="eastAsia"/>
        </w:rPr>
        <w:t>Generative Systems: Controllability &amp; Bias</w:t>
      </w:r>
      <w:r w:rsidRPr="00E91FDD">
        <w:rPr>
          <w:rFonts w:ascii="宋体" w:eastAsia="宋体" w:hAnsi="宋体" w:cs="宋体" w:hint="eastAsia"/>
        </w:rPr>
        <w:t>，以为后续对以人类基准的生成结果差异的理解与解释提供方法背景。</w:t>
      </w:r>
    </w:p>
    <w:p w14:paraId="22DA087A" w14:textId="77777777" w:rsidR="00D351C0" w:rsidRPr="00435043" w:rsidRDefault="00D351C0" w:rsidP="00D351C0">
      <w:pPr>
        <w:ind w:firstLine="0"/>
        <w:rPr>
          <w:rFonts w:hint="eastAsia"/>
          <w:highlight w:val="yellow"/>
        </w:rPr>
      </w:pPr>
    </w:p>
    <w:p w14:paraId="7005B5F6" w14:textId="5CE74BDB" w:rsidR="00F36323" w:rsidRPr="00F36323" w:rsidRDefault="00F36323" w:rsidP="00F36323">
      <w:pPr>
        <w:pStyle w:val="Head3"/>
        <w:rPr>
          <w:rFonts w:eastAsiaTheme="minorEastAsia"/>
          <w:highlight w:val="yellow"/>
          <w:lang w:eastAsia="zh-CN"/>
        </w:rPr>
      </w:pPr>
      <w:r w:rsidRPr="00F36323">
        <w:rPr>
          <w:highlight w:val="yellow"/>
        </w:rPr>
        <w:t>Floral Gift Design as Research Context</w:t>
      </w:r>
    </w:p>
    <w:p w14:paraId="2837F2FE" w14:textId="77777777" w:rsidR="00F36323" w:rsidRDefault="00F36323" w:rsidP="00F36323">
      <w:pPr>
        <w:rPr>
          <w:rFonts w:hint="eastAsia"/>
          <w:lang w:eastAsia="zh-CN"/>
        </w:rPr>
      </w:pPr>
      <w:r>
        <w:rPr>
          <w:rFonts w:hint="eastAsia"/>
          <w:lang w:eastAsia="zh-CN"/>
        </w:rPr>
        <w:t>在本文中，floral gift的定义和flower arrangement有所区分，</w:t>
      </w:r>
      <w:r w:rsidRPr="00034841">
        <w:rPr>
          <w:rFonts w:hint="eastAsia"/>
          <w:lang w:eastAsia="zh-CN"/>
        </w:rPr>
        <w:t>前者更偏向创作者的自我表达与审美意趣；后者则强调面向既定应用环境与应用目的，组织花材与配件以形成具有实用性价值的作品。基于这种区分，礼品花艺可以被理解为花艺设计中的一个商品化分支：以送礼与陈设为导向，服务特定用户群体与场合。</w:t>
      </w:r>
      <w:r w:rsidRPr="0077287A">
        <w:rPr>
          <w:lang w:eastAsia="zh-CN"/>
        </w:rPr>
        <w:t>据此，本文将floral gifts定义为：以花卉及植物材料为主要表达媒介、以送礼/陈设为核心</w:t>
      </w:r>
      <w:r w:rsidRPr="0077287A">
        <w:rPr>
          <w:lang w:eastAsia="zh-CN"/>
        </w:rPr>
        <w:lastRenderedPageBreak/>
        <w:t>用途、并通常伴随容器或包装结构以便携带与展示的花艺产品。其典型特征是体量相对较小、附加值较高，并可按包装与展示方式归纳为花束/花篮、礼盒型花艺以及与照片/画作/微景观等形式结合的复合型礼品花艺。</w:t>
      </w:r>
    </w:p>
    <w:p w14:paraId="651D183E" w14:textId="688C8E92" w:rsidR="00F36323" w:rsidRDefault="00F36323" w:rsidP="00F36323">
      <w:pPr>
        <w:rPr>
          <w:rFonts w:hint="eastAsia"/>
          <w:lang w:eastAsia="zh-CN"/>
        </w:rPr>
      </w:pPr>
      <w:r>
        <w:rPr>
          <w:rFonts w:hint="eastAsia"/>
          <w:lang w:eastAsia="zh-CN"/>
        </w:rPr>
        <w:t xml:space="preserve">Sesson </w:t>
      </w:r>
      <w:r>
        <w:rPr>
          <w:rFonts w:hint="eastAsia"/>
          <w:lang w:eastAsia="zh-CN"/>
        </w:rPr>
        <w:fldChar w:fldCharType="begin"/>
      </w:r>
      <w:r>
        <w:rPr>
          <w:rFonts w:hint="eastAsia"/>
          <w:lang w:eastAsia="zh-CN"/>
        </w:rPr>
        <w:instrText xml:space="preserve"> REF _Ref208948926 \n \h </w:instrText>
      </w:r>
      <w:r>
        <w:rPr>
          <w:rFonts w:hint="eastAsia"/>
          <w:lang w:eastAsia="zh-CN"/>
        </w:rPr>
      </w:r>
      <w:r>
        <w:rPr>
          <w:rFonts w:hint="eastAsia"/>
          <w:lang w:eastAsia="zh-CN"/>
        </w:rPr>
        <w:fldChar w:fldCharType="separate"/>
      </w:r>
      <w:r>
        <w:rPr>
          <w:rFonts w:hint="eastAsia"/>
          <w:lang w:eastAsia="zh-CN"/>
        </w:rPr>
        <w:t>1.3</w:t>
      </w:r>
      <w:r>
        <w:rPr>
          <w:rFonts w:hint="eastAsia"/>
          <w:lang w:eastAsia="zh-CN"/>
        </w:rPr>
        <w:fldChar w:fldCharType="end"/>
      </w:r>
      <w:r>
        <w:rPr>
          <w:rFonts w:hint="eastAsia"/>
          <w:lang w:eastAsia="zh-CN"/>
        </w:rPr>
        <w:t>阐述了选择floral gifts作为实验验证对象的具体原因，即floral gifts是一种情感与社会信息显著的载体</w:t>
      </w:r>
      <w:r w:rsidR="004579A4">
        <w:rPr>
          <w:rFonts w:hint="eastAsia"/>
          <w:lang w:eastAsia="zh-CN"/>
        </w:rPr>
        <w:t>.</w:t>
      </w:r>
    </w:p>
    <w:p w14:paraId="6F766CEB" w14:textId="1F22F68C" w:rsidR="004579A4" w:rsidRPr="00F36323" w:rsidRDefault="004579A4" w:rsidP="004579A4">
      <w:pPr>
        <w:pStyle w:val="Head3"/>
      </w:pPr>
      <w:r w:rsidRPr="004579A4">
        <w:t>Quantitative Measures and Task Design</w:t>
      </w:r>
    </w:p>
    <w:p w14:paraId="45F00BDA" w14:textId="61BBC881" w:rsidR="00077A4C" w:rsidRPr="00077A4C" w:rsidRDefault="00077A4C" w:rsidP="004579A4">
      <w:pPr>
        <w:ind w:firstLine="0"/>
        <w:rPr>
          <w:rFonts w:hint="eastAsia"/>
          <w:highlight w:val="yellow"/>
          <w:lang w:eastAsia="zh-CN"/>
        </w:rPr>
      </w:pPr>
      <w:r w:rsidRPr="00077A4C">
        <w:rPr>
          <w:rFonts w:hint="eastAsia"/>
          <w:b/>
          <w:bCs/>
          <w:highlight w:val="yellow"/>
          <w:lang w:eastAsia="zh-CN"/>
        </w:rPr>
        <w:t>目的</w:t>
      </w:r>
      <w:r w:rsidRPr="00077A4C">
        <w:rPr>
          <w:rFonts w:hint="eastAsia"/>
          <w:highlight w:val="yellow"/>
          <w:lang w:eastAsia="zh-CN"/>
        </w:rPr>
        <w:t>：决定</w:t>
      </w:r>
      <w:r w:rsidRPr="00077A4C">
        <w:rPr>
          <w:rFonts w:hint="eastAsia"/>
          <w:b/>
          <w:bCs/>
          <w:highlight w:val="yellow"/>
          <w:lang w:eastAsia="zh-CN"/>
        </w:rPr>
        <w:t>量表与任务</w:t>
      </w:r>
      <w:r w:rsidRPr="00077A4C">
        <w:rPr>
          <w:rFonts w:hint="eastAsia"/>
          <w:highlight w:val="yellow"/>
          <w:lang w:eastAsia="zh-CN"/>
        </w:rPr>
        <w:t>，为中介与功效分析打底。</w:t>
      </w:r>
      <w:r w:rsidRPr="00077A4C">
        <w:rPr>
          <w:rFonts w:hint="eastAsia"/>
          <w:b/>
          <w:bCs/>
          <w:highlight w:val="yellow"/>
          <w:lang w:eastAsia="zh-CN"/>
        </w:rPr>
        <w:t>要点</w:t>
      </w:r>
      <w:r w:rsidRPr="00077A4C">
        <w:rPr>
          <w:rFonts w:hint="eastAsia"/>
          <w:highlight w:val="yellow"/>
          <w:lang w:eastAsia="zh-CN"/>
        </w:rPr>
        <w:t>：</w:t>
      </w:r>
    </w:p>
    <w:p w14:paraId="25038C5A" w14:textId="77777777" w:rsidR="00077A4C" w:rsidRPr="00F449DE" w:rsidRDefault="00077A4C" w:rsidP="00F449DE">
      <w:pPr>
        <w:pStyle w:val="a"/>
        <w:numPr>
          <w:ilvl w:val="0"/>
          <w:numId w:val="9"/>
        </w:numPr>
        <w:rPr>
          <w:highlight w:val="yellow"/>
          <w:lang w:eastAsia="zh-CN"/>
        </w:rPr>
      </w:pPr>
      <w:r w:rsidRPr="00F449DE">
        <w:rPr>
          <w:rFonts w:ascii="宋体" w:eastAsia="宋体" w:hAnsi="宋体" w:cs="宋体" w:hint="eastAsia"/>
          <w:highlight w:val="yellow"/>
          <w:lang w:eastAsia="zh-CN"/>
        </w:rPr>
        <w:t>情绪契合与吸引力的量表选型与锚定方式（</w:t>
      </w:r>
      <w:r w:rsidRPr="00F449DE">
        <w:rPr>
          <w:highlight w:val="yellow"/>
          <w:lang w:eastAsia="zh-CN"/>
        </w:rPr>
        <w:t xml:space="preserve">7 </w:t>
      </w:r>
      <w:r w:rsidRPr="00F449DE">
        <w:rPr>
          <w:rFonts w:ascii="宋体" w:eastAsia="宋体" w:hAnsi="宋体" w:cs="宋体" w:hint="eastAsia"/>
          <w:highlight w:val="yellow"/>
          <w:lang w:eastAsia="zh-CN"/>
        </w:rPr>
        <w:t>点、语义锚）</w:t>
      </w:r>
    </w:p>
    <w:p w14:paraId="142C3097" w14:textId="77777777" w:rsidR="00077A4C" w:rsidRPr="00F449DE" w:rsidRDefault="00077A4C" w:rsidP="00F449DE">
      <w:pPr>
        <w:pStyle w:val="a"/>
        <w:numPr>
          <w:ilvl w:val="0"/>
          <w:numId w:val="9"/>
        </w:numPr>
        <w:rPr>
          <w:highlight w:val="yellow"/>
          <w:lang w:eastAsia="zh-CN"/>
        </w:rPr>
      </w:pPr>
      <w:r w:rsidRPr="00F449DE">
        <w:rPr>
          <w:rFonts w:ascii="宋体" w:eastAsia="宋体" w:hAnsi="宋体" w:cs="宋体" w:hint="eastAsia"/>
          <w:highlight w:val="yellow"/>
          <w:lang w:eastAsia="zh-CN"/>
        </w:rPr>
        <w:t>采纳意愿任务（单题</w:t>
      </w:r>
      <w:r w:rsidRPr="00F449DE">
        <w:rPr>
          <w:highlight w:val="yellow"/>
          <w:lang w:eastAsia="zh-CN"/>
        </w:rPr>
        <w:t>/</w:t>
      </w:r>
      <w:r w:rsidRPr="00F449DE">
        <w:rPr>
          <w:rFonts w:ascii="宋体" w:eastAsia="宋体" w:hAnsi="宋体" w:cs="宋体" w:hint="eastAsia"/>
          <w:highlight w:val="yellow"/>
          <w:lang w:eastAsia="zh-CN"/>
        </w:rPr>
        <w:t>多题、行为近似指标）</w:t>
      </w:r>
    </w:p>
    <w:p w14:paraId="7E50C6CD" w14:textId="7C07E7B5" w:rsidR="00077A4C" w:rsidRPr="00F449DE" w:rsidRDefault="00077A4C" w:rsidP="00F449DE">
      <w:pPr>
        <w:pStyle w:val="a"/>
        <w:numPr>
          <w:ilvl w:val="0"/>
          <w:numId w:val="9"/>
        </w:numPr>
        <w:rPr>
          <w:highlight w:val="yellow"/>
          <w:lang w:eastAsia="zh-CN"/>
        </w:rPr>
      </w:pPr>
      <w:r w:rsidRPr="00F449DE">
        <w:rPr>
          <w:rFonts w:ascii="宋体" w:eastAsia="宋体" w:hAnsi="宋体" w:cs="宋体" w:hint="eastAsia"/>
          <w:highlight w:val="yellow"/>
          <w:lang w:eastAsia="zh-CN"/>
        </w:rPr>
        <w:t>分析思路：中介（</w:t>
      </w:r>
      <w:r w:rsidRPr="00F449DE">
        <w:rPr>
          <w:highlight w:val="yellow"/>
          <w:lang w:eastAsia="zh-CN"/>
        </w:rPr>
        <w:t>alignment → attractiveness → adoption</w:t>
      </w:r>
      <w:r w:rsidRPr="00F449DE">
        <w:rPr>
          <w:rFonts w:ascii="宋体" w:eastAsia="宋体" w:hAnsi="宋体" w:cs="宋体" w:hint="eastAsia"/>
          <w:highlight w:val="yellow"/>
          <w:lang w:eastAsia="zh-CN"/>
        </w:rPr>
        <w:t>）、组间比较</w:t>
      </w:r>
      <w:r w:rsidRPr="00F449DE">
        <w:rPr>
          <w:rFonts w:ascii="宋体" w:eastAsia="宋体" w:hAnsi="宋体" w:cs="宋体" w:hint="eastAsia"/>
          <w:b/>
          <w:bCs/>
          <w:highlight w:val="yellow"/>
          <w:lang w:eastAsia="zh-CN"/>
        </w:rPr>
        <w:t>产出</w:t>
      </w:r>
      <w:r w:rsidRPr="00F449DE">
        <w:rPr>
          <w:rFonts w:ascii="宋体" w:eastAsia="宋体" w:hAnsi="宋体" w:cs="宋体" w:hint="eastAsia"/>
          <w:highlight w:val="yellow"/>
          <w:lang w:eastAsia="zh-CN"/>
        </w:rPr>
        <w:t>：</w:t>
      </w:r>
      <w:r w:rsidRPr="00F449DE">
        <w:rPr>
          <w:rFonts w:ascii="宋体" w:eastAsia="宋体" w:hAnsi="宋体" w:cs="宋体" w:hint="eastAsia"/>
          <w:b/>
          <w:bCs/>
          <w:highlight w:val="yellow"/>
          <w:lang w:eastAsia="zh-CN"/>
        </w:rPr>
        <w:t>表</w:t>
      </w:r>
      <w:r w:rsidRPr="00F449DE">
        <w:rPr>
          <w:b/>
          <w:bCs/>
          <w:highlight w:val="yellow"/>
          <w:lang w:eastAsia="zh-CN"/>
        </w:rPr>
        <w:t xml:space="preserve"> 2.5 </w:t>
      </w:r>
      <w:r w:rsidRPr="00F449DE">
        <w:rPr>
          <w:rFonts w:ascii="宋体" w:eastAsia="宋体" w:hAnsi="宋体" w:cs="宋体" w:hint="eastAsia"/>
          <w:b/>
          <w:bCs/>
          <w:highlight w:val="yellow"/>
          <w:lang w:eastAsia="zh-CN"/>
        </w:rPr>
        <w:t>变量</w:t>
      </w:r>
      <w:r w:rsidRPr="00F449DE">
        <w:rPr>
          <w:b/>
          <w:bCs/>
          <w:highlight w:val="yellow"/>
          <w:lang w:eastAsia="zh-CN"/>
        </w:rPr>
        <w:t>—</w:t>
      </w:r>
      <w:r w:rsidRPr="00F449DE">
        <w:rPr>
          <w:rFonts w:ascii="宋体" w:eastAsia="宋体" w:hAnsi="宋体" w:cs="宋体" w:hint="eastAsia"/>
          <w:b/>
          <w:bCs/>
          <w:highlight w:val="yellow"/>
          <w:lang w:eastAsia="zh-CN"/>
        </w:rPr>
        <w:t>量表</w:t>
      </w:r>
      <w:r w:rsidRPr="00F449DE">
        <w:rPr>
          <w:b/>
          <w:bCs/>
          <w:highlight w:val="yellow"/>
          <w:lang w:eastAsia="zh-CN"/>
        </w:rPr>
        <w:t>—</w:t>
      </w:r>
      <w:r w:rsidRPr="00F449DE">
        <w:rPr>
          <w:rFonts w:ascii="宋体" w:eastAsia="宋体" w:hAnsi="宋体" w:cs="宋体" w:hint="eastAsia"/>
          <w:b/>
          <w:bCs/>
          <w:highlight w:val="yellow"/>
          <w:lang w:eastAsia="zh-CN"/>
        </w:rPr>
        <w:t>任务</w:t>
      </w:r>
      <w:r w:rsidRPr="00F449DE">
        <w:rPr>
          <w:b/>
          <w:bCs/>
          <w:highlight w:val="yellow"/>
          <w:lang w:eastAsia="zh-CN"/>
        </w:rPr>
        <w:t>—</w:t>
      </w:r>
      <w:r w:rsidRPr="00F449DE">
        <w:rPr>
          <w:rFonts w:ascii="宋体" w:eastAsia="宋体" w:hAnsi="宋体" w:cs="宋体" w:hint="eastAsia"/>
          <w:b/>
          <w:bCs/>
          <w:highlight w:val="yellow"/>
          <w:lang w:eastAsia="zh-CN"/>
        </w:rPr>
        <w:t>分析</w:t>
      </w:r>
      <w:r w:rsidRPr="00F449DE">
        <w:rPr>
          <w:b/>
          <w:bCs/>
          <w:highlight w:val="yellow"/>
          <w:lang w:eastAsia="zh-CN"/>
        </w:rPr>
        <w:t xml:space="preserve"> </w:t>
      </w:r>
      <w:r w:rsidRPr="00F449DE">
        <w:rPr>
          <w:rFonts w:ascii="宋体" w:eastAsia="宋体" w:hAnsi="宋体" w:cs="宋体" w:hint="eastAsia"/>
          <w:b/>
          <w:bCs/>
          <w:highlight w:val="yellow"/>
          <w:lang w:eastAsia="zh-CN"/>
        </w:rPr>
        <w:t>对齐表</w:t>
      </w:r>
      <w:r w:rsidRPr="00F449DE">
        <w:rPr>
          <w:rFonts w:ascii="宋体" w:eastAsia="宋体" w:hAnsi="宋体" w:cs="宋体" w:hint="eastAsia"/>
          <w:highlight w:val="yellow"/>
          <w:lang w:eastAsia="zh-CN"/>
        </w:rPr>
        <w:t>；</w:t>
      </w:r>
      <w:r w:rsidRPr="00F449DE">
        <w:rPr>
          <w:rFonts w:ascii="宋体" w:eastAsia="宋体" w:hAnsi="宋体" w:cs="宋体" w:hint="eastAsia"/>
          <w:b/>
          <w:bCs/>
          <w:highlight w:val="yellow"/>
          <w:lang w:eastAsia="zh-CN"/>
        </w:rPr>
        <w:t>功效分析前置参数</w:t>
      </w:r>
    </w:p>
    <w:p w14:paraId="496767A5" w14:textId="77777777" w:rsidR="00650536" w:rsidRPr="00C57C9C" w:rsidRDefault="00650536" w:rsidP="00650536">
      <w:pPr>
        <w:pStyle w:val="Head3"/>
        <w:rPr>
          <w:rFonts w:eastAsiaTheme="minorEastAsia"/>
          <w:highlight w:val="yellow"/>
        </w:rPr>
      </w:pPr>
      <w:proofErr w:type="spellStart"/>
      <w:r w:rsidRPr="00C57C9C">
        <w:rPr>
          <w:rFonts w:eastAsiaTheme="minorEastAsia" w:hint="eastAsia"/>
          <w:highlight w:val="yellow"/>
        </w:rPr>
        <w:t>Colour</w:t>
      </w:r>
      <w:proofErr w:type="spellEnd"/>
      <w:r w:rsidRPr="00C57C9C">
        <w:rPr>
          <w:rFonts w:eastAsiaTheme="minorEastAsia" w:hint="eastAsia"/>
          <w:highlight w:val="yellow"/>
        </w:rPr>
        <w:t xml:space="preserve"> Representation &amp; Measurement</w:t>
      </w:r>
    </w:p>
    <w:p w14:paraId="1EFFEF0C" w14:textId="77777777" w:rsidR="00650536" w:rsidRPr="00077A4C" w:rsidRDefault="00650536" w:rsidP="00650536">
      <w:pPr>
        <w:rPr>
          <w:rFonts w:hint="eastAsia"/>
          <w:highlight w:val="yellow"/>
          <w:lang w:eastAsia="zh-CN"/>
        </w:rPr>
      </w:pPr>
      <w:r w:rsidRPr="00077A4C">
        <w:rPr>
          <w:rFonts w:hint="eastAsia"/>
          <w:highlight w:val="yellow"/>
          <w:lang w:eastAsia="zh-CN"/>
        </w:rPr>
        <w:t>目的：确定颜色表征与提取方案。要点：</w:t>
      </w:r>
    </w:p>
    <w:p w14:paraId="5B826B7C" w14:textId="77777777" w:rsidR="00650536" w:rsidRPr="00F449DE" w:rsidRDefault="00650536" w:rsidP="00650536">
      <w:pPr>
        <w:pStyle w:val="a"/>
        <w:numPr>
          <w:ilvl w:val="0"/>
          <w:numId w:val="6"/>
        </w:numPr>
        <w:rPr>
          <w:highlight w:val="yellow"/>
          <w:lang w:eastAsia="zh-CN"/>
        </w:rPr>
      </w:pPr>
      <w:r w:rsidRPr="00F449DE">
        <w:rPr>
          <w:rFonts w:ascii="宋体" w:eastAsia="宋体" w:hAnsi="宋体" w:cs="宋体" w:hint="eastAsia"/>
          <w:highlight w:val="yellow"/>
          <w:lang w:eastAsia="zh-CN"/>
        </w:rPr>
        <w:t>选用</w:t>
      </w:r>
      <w:r w:rsidRPr="00F449DE">
        <w:rPr>
          <w:highlight w:val="yellow"/>
          <w:lang w:eastAsia="zh-CN"/>
        </w:rPr>
        <w:t xml:space="preserve"> CIELAB/CIELCH </w:t>
      </w:r>
      <w:r w:rsidRPr="00F449DE">
        <w:rPr>
          <w:rFonts w:ascii="宋体" w:eastAsia="宋体" w:hAnsi="宋体" w:cs="宋体" w:hint="eastAsia"/>
          <w:highlight w:val="yellow"/>
          <w:lang w:eastAsia="zh-CN"/>
        </w:rPr>
        <w:t>的理由与成像</w:t>
      </w:r>
      <w:r w:rsidRPr="00F449DE">
        <w:rPr>
          <w:highlight w:val="yellow"/>
          <w:lang w:eastAsia="zh-CN"/>
        </w:rPr>
        <w:t>/</w:t>
      </w:r>
      <w:r w:rsidRPr="00F449DE">
        <w:rPr>
          <w:rFonts w:ascii="宋体" w:eastAsia="宋体" w:hAnsi="宋体" w:cs="宋体" w:hint="eastAsia"/>
          <w:highlight w:val="yellow"/>
          <w:lang w:eastAsia="zh-CN"/>
        </w:rPr>
        <w:t>显示条件约束</w:t>
      </w:r>
    </w:p>
    <w:p w14:paraId="356262DE" w14:textId="77777777" w:rsidR="00650536" w:rsidRPr="00F449DE" w:rsidRDefault="00650536" w:rsidP="00650536">
      <w:pPr>
        <w:pStyle w:val="a"/>
        <w:numPr>
          <w:ilvl w:val="0"/>
          <w:numId w:val="6"/>
        </w:numPr>
        <w:rPr>
          <w:highlight w:val="yellow"/>
          <w:lang w:eastAsia="zh-CN"/>
        </w:rPr>
      </w:pPr>
      <w:r w:rsidRPr="00F449DE">
        <w:rPr>
          <w:highlight w:val="yellow"/>
          <w:lang w:eastAsia="zh-CN"/>
        </w:rPr>
        <w:t xml:space="preserve">P–S–A </w:t>
      </w:r>
      <w:r w:rsidRPr="00F449DE">
        <w:rPr>
          <w:rFonts w:ascii="宋体" w:eastAsia="宋体" w:hAnsi="宋体" w:cs="宋体" w:hint="eastAsia"/>
          <w:highlight w:val="yellow"/>
          <w:lang w:eastAsia="zh-CN"/>
        </w:rPr>
        <w:t>提取流程（吸色管</w:t>
      </w:r>
      <w:r w:rsidRPr="00F449DE">
        <w:rPr>
          <w:highlight w:val="yellow"/>
          <w:lang w:eastAsia="zh-CN"/>
        </w:rPr>
        <w:t>/</w:t>
      </w:r>
      <w:r w:rsidRPr="00F449DE">
        <w:rPr>
          <w:rFonts w:ascii="宋体" w:eastAsia="宋体" w:hAnsi="宋体" w:cs="宋体" w:hint="eastAsia"/>
          <w:highlight w:val="yellow"/>
          <w:lang w:eastAsia="zh-CN"/>
        </w:rPr>
        <w:t>聚类</w:t>
      </w:r>
      <w:r w:rsidRPr="00F449DE">
        <w:rPr>
          <w:highlight w:val="yellow"/>
          <w:lang w:eastAsia="zh-CN"/>
        </w:rPr>
        <w:t>/</w:t>
      </w:r>
      <w:r w:rsidRPr="00F449DE">
        <w:rPr>
          <w:rFonts w:ascii="宋体" w:eastAsia="宋体" w:hAnsi="宋体" w:cs="宋体" w:hint="eastAsia"/>
          <w:highlight w:val="yellow"/>
          <w:lang w:eastAsia="zh-CN"/>
        </w:rPr>
        <w:t>阈值）、量化口径（像素占比、权重）</w:t>
      </w:r>
    </w:p>
    <w:p w14:paraId="1A77AAEE" w14:textId="77777777" w:rsidR="00650536" w:rsidRPr="00F449DE" w:rsidRDefault="00650536" w:rsidP="00650536">
      <w:pPr>
        <w:pStyle w:val="a"/>
        <w:numPr>
          <w:ilvl w:val="0"/>
          <w:numId w:val="6"/>
        </w:numPr>
        <w:rPr>
          <w:highlight w:val="yellow"/>
          <w:lang w:eastAsia="zh-CN"/>
        </w:rPr>
      </w:pPr>
      <w:r w:rsidRPr="00F449DE">
        <w:rPr>
          <w:rFonts w:ascii="宋体" w:eastAsia="宋体" w:hAnsi="宋体" w:cs="宋体" w:hint="eastAsia"/>
          <w:highlight w:val="yellow"/>
          <w:lang w:eastAsia="zh-CN"/>
        </w:rPr>
        <w:t>颜色清洗与归一化（白点、</w:t>
      </w:r>
      <w:r w:rsidRPr="00F449DE">
        <w:rPr>
          <w:highlight w:val="yellow"/>
          <w:lang w:eastAsia="zh-CN"/>
        </w:rPr>
        <w:t>γ</w:t>
      </w:r>
      <w:r w:rsidRPr="00F449DE">
        <w:rPr>
          <w:rFonts w:ascii="宋体" w:eastAsia="宋体" w:hAnsi="宋体" w:cs="宋体" w:hint="eastAsia"/>
          <w:highlight w:val="yellow"/>
          <w:lang w:eastAsia="zh-CN"/>
        </w:rPr>
        <w:t>、背景）</w:t>
      </w:r>
      <w:r w:rsidRPr="00F449DE">
        <w:rPr>
          <w:rFonts w:ascii="宋体" w:eastAsia="宋体" w:hAnsi="宋体" w:cs="宋体" w:hint="eastAsia"/>
          <w:b/>
          <w:bCs/>
          <w:highlight w:val="yellow"/>
          <w:lang w:eastAsia="zh-CN"/>
        </w:rPr>
        <w:t>产出</w:t>
      </w:r>
      <w:r w:rsidRPr="00F449DE">
        <w:rPr>
          <w:rFonts w:ascii="宋体" w:eastAsia="宋体" w:hAnsi="宋体" w:cs="宋体" w:hint="eastAsia"/>
          <w:highlight w:val="yellow"/>
          <w:lang w:eastAsia="zh-CN"/>
        </w:rPr>
        <w:t>：</w:t>
      </w:r>
      <w:r w:rsidRPr="00F449DE">
        <w:rPr>
          <w:rFonts w:ascii="宋体" w:eastAsia="宋体" w:hAnsi="宋体" w:cs="宋体" w:hint="eastAsia"/>
          <w:b/>
          <w:bCs/>
          <w:highlight w:val="yellow"/>
          <w:lang w:eastAsia="zh-CN"/>
        </w:rPr>
        <w:t>图</w:t>
      </w:r>
      <w:r w:rsidRPr="00F449DE">
        <w:rPr>
          <w:b/>
          <w:bCs/>
          <w:highlight w:val="yellow"/>
          <w:lang w:eastAsia="zh-CN"/>
        </w:rPr>
        <w:t xml:space="preserve"> 2.1 </w:t>
      </w:r>
      <w:r w:rsidRPr="00F449DE">
        <w:rPr>
          <w:rFonts w:ascii="宋体" w:eastAsia="宋体" w:hAnsi="宋体" w:cs="宋体" w:hint="eastAsia"/>
          <w:b/>
          <w:bCs/>
          <w:highlight w:val="yellow"/>
          <w:lang w:eastAsia="zh-CN"/>
        </w:rPr>
        <w:t>提取流程图</w:t>
      </w:r>
      <w:r w:rsidRPr="00F449DE">
        <w:rPr>
          <w:rFonts w:ascii="宋体" w:eastAsia="宋体" w:hAnsi="宋体" w:cs="宋体" w:hint="eastAsia"/>
          <w:highlight w:val="yellow"/>
          <w:lang w:eastAsia="zh-CN"/>
        </w:rPr>
        <w:t>；</w:t>
      </w:r>
      <w:r w:rsidRPr="00F449DE">
        <w:rPr>
          <w:rFonts w:ascii="宋体" w:eastAsia="宋体" w:hAnsi="宋体" w:cs="宋体" w:hint="eastAsia"/>
          <w:b/>
          <w:bCs/>
          <w:highlight w:val="yellow"/>
          <w:lang w:eastAsia="zh-CN"/>
        </w:rPr>
        <w:t>表</w:t>
      </w:r>
      <w:r w:rsidRPr="00F449DE">
        <w:rPr>
          <w:b/>
          <w:bCs/>
          <w:highlight w:val="yellow"/>
          <w:lang w:eastAsia="zh-CN"/>
        </w:rPr>
        <w:t xml:space="preserve"> 2.2 </w:t>
      </w:r>
      <w:r w:rsidRPr="00F449DE">
        <w:rPr>
          <w:rFonts w:ascii="宋体" w:eastAsia="宋体" w:hAnsi="宋体" w:cs="宋体" w:hint="eastAsia"/>
          <w:b/>
          <w:bCs/>
          <w:highlight w:val="yellow"/>
          <w:lang w:eastAsia="zh-CN"/>
        </w:rPr>
        <w:t>特征清单</w:t>
      </w:r>
      <w:r w:rsidRPr="00F449DE">
        <w:rPr>
          <w:rFonts w:ascii="宋体" w:eastAsia="宋体" w:hAnsi="宋体" w:cs="宋体" w:hint="eastAsia"/>
          <w:highlight w:val="yellow"/>
          <w:lang w:eastAsia="zh-CN"/>
        </w:rPr>
        <w:t>（纳入</w:t>
      </w:r>
      <w:r w:rsidRPr="00F449DE">
        <w:rPr>
          <w:highlight w:val="yellow"/>
          <w:lang w:eastAsia="zh-CN"/>
        </w:rPr>
        <w:t>/</w:t>
      </w:r>
      <w:r w:rsidRPr="00F449DE">
        <w:rPr>
          <w:rFonts w:ascii="宋体" w:eastAsia="宋体" w:hAnsi="宋体" w:cs="宋体" w:hint="eastAsia"/>
          <w:highlight w:val="yellow"/>
          <w:lang w:eastAsia="zh-CN"/>
        </w:rPr>
        <w:t>排除、阈值）</w:t>
      </w:r>
    </w:p>
    <w:p w14:paraId="62E8C1BA" w14:textId="77777777" w:rsidR="00077A4C" w:rsidRPr="00650536" w:rsidRDefault="00077A4C" w:rsidP="00F449DE">
      <w:pPr>
        <w:rPr>
          <w:rFonts w:hint="eastAsia"/>
          <w:highlight w:val="yellow"/>
          <w:lang w:eastAsia="zh-CN"/>
        </w:rPr>
      </w:pPr>
    </w:p>
    <w:p w14:paraId="6E44E8BF" w14:textId="5774A8E8" w:rsidR="00077A4C" w:rsidRPr="00C57C9C" w:rsidRDefault="00077A4C" w:rsidP="004579A4">
      <w:pPr>
        <w:pStyle w:val="Head3"/>
        <w:rPr>
          <w:rFonts w:eastAsiaTheme="minorEastAsia"/>
          <w:highlight w:val="yellow"/>
        </w:rPr>
      </w:pPr>
      <w:r w:rsidRPr="00C57C9C">
        <w:rPr>
          <w:rFonts w:eastAsiaTheme="minorEastAsia" w:hint="eastAsia"/>
          <w:highlight w:val="yellow"/>
        </w:rPr>
        <w:t xml:space="preserve">Qualitative and Mixed-Methods for Contextual Emotion and Usability </w:t>
      </w:r>
    </w:p>
    <w:p w14:paraId="49611443" w14:textId="082CB5CB" w:rsidR="00077A4C" w:rsidRPr="00C57C9C" w:rsidRDefault="00077A4C" w:rsidP="00F449DE">
      <w:pPr>
        <w:rPr>
          <w:rFonts w:hint="eastAsia"/>
          <w:highlight w:val="yellow"/>
          <w:lang w:eastAsia="zh-CN"/>
        </w:rPr>
      </w:pPr>
      <w:r w:rsidRPr="00C57C9C">
        <w:rPr>
          <w:highlight w:val="yellow"/>
          <w:lang w:eastAsia="zh-CN"/>
        </w:rPr>
        <w:t>Semi-structured Interviews for Emotion &amp; Adoption</w:t>
      </w:r>
    </w:p>
    <w:p w14:paraId="2AED65C0" w14:textId="56510BB4" w:rsidR="00077A4C" w:rsidRPr="00077A4C" w:rsidRDefault="00077A4C" w:rsidP="00F449DE">
      <w:pPr>
        <w:rPr>
          <w:rFonts w:hint="eastAsia"/>
          <w:highlight w:val="yellow"/>
          <w:lang w:eastAsia="zh-CN"/>
        </w:rPr>
      </w:pPr>
      <w:r w:rsidRPr="00077A4C">
        <w:rPr>
          <w:rFonts w:hint="eastAsia"/>
          <w:b/>
          <w:bCs/>
          <w:highlight w:val="yellow"/>
          <w:lang w:eastAsia="zh-CN"/>
        </w:rPr>
        <w:t>目的</w:t>
      </w:r>
      <w:r w:rsidRPr="00077A4C">
        <w:rPr>
          <w:rFonts w:hint="eastAsia"/>
          <w:highlight w:val="yellow"/>
          <w:lang w:eastAsia="zh-CN"/>
        </w:rPr>
        <w:t>：为</w:t>
      </w:r>
      <w:r w:rsidRPr="00077A4C">
        <w:rPr>
          <w:rFonts w:hint="eastAsia"/>
          <w:b/>
          <w:bCs/>
          <w:highlight w:val="yellow"/>
          <w:lang w:eastAsia="zh-CN"/>
        </w:rPr>
        <w:t>情绪词表</w:t>
      </w:r>
      <w:r w:rsidRPr="00077A4C">
        <w:rPr>
          <w:rFonts w:hint="eastAsia"/>
          <w:highlight w:val="yellow"/>
          <w:lang w:eastAsia="zh-CN"/>
        </w:rPr>
        <w:t>、</w:t>
      </w:r>
      <w:r w:rsidRPr="00077A4C">
        <w:rPr>
          <w:rFonts w:hint="eastAsia"/>
          <w:b/>
          <w:bCs/>
          <w:highlight w:val="yellow"/>
          <w:lang w:eastAsia="zh-CN"/>
        </w:rPr>
        <w:t>情绪契合度解释</w:t>
      </w:r>
      <w:r w:rsidRPr="00077A4C">
        <w:rPr>
          <w:rFonts w:hint="eastAsia"/>
          <w:highlight w:val="yellow"/>
          <w:lang w:eastAsia="zh-CN"/>
        </w:rPr>
        <w:t>与</w:t>
      </w:r>
      <w:r w:rsidRPr="00077A4C">
        <w:rPr>
          <w:rFonts w:hint="eastAsia"/>
          <w:b/>
          <w:bCs/>
          <w:highlight w:val="yellow"/>
          <w:lang w:eastAsia="zh-CN"/>
        </w:rPr>
        <w:t>采纳意愿动因</w:t>
      </w:r>
      <w:r w:rsidRPr="00077A4C">
        <w:rPr>
          <w:rFonts w:hint="eastAsia"/>
          <w:highlight w:val="yellow"/>
          <w:lang w:eastAsia="zh-CN"/>
        </w:rPr>
        <w:t>提供一手证据，并服务于</w:t>
      </w:r>
      <w:r w:rsidRPr="00077A4C">
        <w:rPr>
          <w:highlight w:val="yellow"/>
          <w:lang w:eastAsia="zh-CN"/>
        </w:rPr>
        <w:t xml:space="preserve"> Formative </w:t>
      </w:r>
      <w:r w:rsidRPr="00077A4C">
        <w:rPr>
          <w:rFonts w:hint="eastAsia"/>
          <w:highlight w:val="yellow"/>
          <w:lang w:eastAsia="zh-CN"/>
        </w:rPr>
        <w:t>与</w:t>
      </w:r>
      <w:r w:rsidRPr="00077A4C">
        <w:rPr>
          <w:highlight w:val="yellow"/>
          <w:lang w:eastAsia="zh-CN"/>
        </w:rPr>
        <w:t xml:space="preserve"> Study 1 </w:t>
      </w:r>
      <w:r w:rsidRPr="00077A4C">
        <w:rPr>
          <w:rFonts w:hint="eastAsia"/>
          <w:highlight w:val="yellow"/>
          <w:lang w:eastAsia="zh-CN"/>
        </w:rPr>
        <w:t>的任务设计。</w:t>
      </w:r>
      <w:r w:rsidRPr="00077A4C">
        <w:rPr>
          <w:rFonts w:hint="eastAsia"/>
          <w:b/>
          <w:bCs/>
          <w:highlight w:val="yellow"/>
          <w:lang w:eastAsia="zh-CN"/>
        </w:rPr>
        <w:t>内容要点</w:t>
      </w:r>
      <w:r w:rsidRPr="00077A4C">
        <w:rPr>
          <w:rFonts w:hint="eastAsia"/>
          <w:highlight w:val="yellow"/>
          <w:lang w:eastAsia="zh-CN"/>
        </w:rPr>
        <w:t>：</w:t>
      </w:r>
    </w:p>
    <w:p w14:paraId="706540B4" w14:textId="77777777" w:rsidR="00077A4C" w:rsidRPr="00F449DE" w:rsidRDefault="00077A4C" w:rsidP="00F449DE">
      <w:pPr>
        <w:pStyle w:val="a"/>
        <w:numPr>
          <w:ilvl w:val="0"/>
          <w:numId w:val="12"/>
        </w:numPr>
        <w:rPr>
          <w:highlight w:val="yellow"/>
          <w:lang w:eastAsia="zh-CN"/>
        </w:rPr>
      </w:pPr>
      <w:r w:rsidRPr="00F449DE">
        <w:rPr>
          <w:rFonts w:ascii="宋体" w:eastAsia="宋体" w:hAnsi="宋体" w:cs="宋体" w:hint="eastAsia"/>
          <w:b/>
          <w:bCs/>
          <w:highlight w:val="yellow"/>
          <w:lang w:eastAsia="zh-CN"/>
        </w:rPr>
        <w:t>适用场景</w:t>
      </w:r>
      <w:r w:rsidRPr="00F449DE">
        <w:rPr>
          <w:rFonts w:ascii="宋体" w:eastAsia="宋体" w:hAnsi="宋体" w:cs="宋体" w:hint="eastAsia"/>
          <w:highlight w:val="yellow"/>
          <w:lang w:eastAsia="zh-CN"/>
        </w:rPr>
        <w:t>：</w:t>
      </w:r>
      <w:r w:rsidRPr="00F449DE">
        <w:rPr>
          <w:highlight w:val="yellow"/>
          <w:lang w:eastAsia="zh-CN"/>
        </w:rPr>
        <w:t>Formative</w:t>
      </w:r>
      <w:r w:rsidRPr="00F449DE">
        <w:rPr>
          <w:rFonts w:ascii="宋体" w:eastAsia="宋体" w:hAnsi="宋体" w:cs="宋体" w:hint="eastAsia"/>
          <w:highlight w:val="yellow"/>
          <w:lang w:eastAsia="zh-CN"/>
        </w:rPr>
        <w:t>（词表生成与删改、量表措辞与锚点验证）、</w:t>
      </w:r>
      <w:r w:rsidRPr="00F449DE">
        <w:rPr>
          <w:highlight w:val="yellow"/>
          <w:lang w:eastAsia="zh-CN"/>
        </w:rPr>
        <w:t>Study 1</w:t>
      </w:r>
      <w:r w:rsidRPr="00F449DE">
        <w:rPr>
          <w:rFonts w:ascii="宋体" w:eastAsia="宋体" w:hAnsi="宋体" w:cs="宋体" w:hint="eastAsia"/>
          <w:highlight w:val="yellow"/>
          <w:lang w:eastAsia="zh-CN"/>
        </w:rPr>
        <w:t>（对量化评分的</w:t>
      </w:r>
      <w:r w:rsidRPr="00F449DE">
        <w:rPr>
          <w:highlight w:val="yellow"/>
          <w:lang w:eastAsia="zh-CN"/>
        </w:rPr>
        <w:t>“</w:t>
      </w:r>
      <w:r w:rsidRPr="00F449DE">
        <w:rPr>
          <w:rFonts w:ascii="宋体" w:eastAsia="宋体" w:hAnsi="宋体" w:cs="宋体" w:hint="eastAsia"/>
          <w:highlight w:val="yellow"/>
          <w:lang w:eastAsia="zh-CN"/>
        </w:rPr>
        <w:t>原因</w:t>
      </w:r>
      <w:r w:rsidRPr="00F449DE">
        <w:rPr>
          <w:highlight w:val="yellow"/>
          <w:lang w:eastAsia="zh-CN"/>
        </w:rPr>
        <w:t>”</w:t>
      </w:r>
      <w:r w:rsidRPr="00F449DE">
        <w:rPr>
          <w:rFonts w:ascii="宋体" w:eastAsia="宋体" w:hAnsi="宋体" w:cs="宋体" w:hint="eastAsia"/>
          <w:highlight w:val="yellow"/>
          <w:lang w:eastAsia="zh-CN"/>
        </w:rPr>
        <w:t>与</w:t>
      </w:r>
      <w:r w:rsidRPr="00F449DE">
        <w:rPr>
          <w:highlight w:val="yellow"/>
          <w:lang w:eastAsia="zh-CN"/>
        </w:rPr>
        <w:t>“</w:t>
      </w:r>
      <w:r w:rsidRPr="00F449DE">
        <w:rPr>
          <w:rFonts w:ascii="宋体" w:eastAsia="宋体" w:hAnsi="宋体" w:cs="宋体" w:hint="eastAsia"/>
          <w:highlight w:val="yellow"/>
          <w:lang w:eastAsia="zh-CN"/>
        </w:rPr>
        <w:t>例外</w:t>
      </w:r>
      <w:r w:rsidRPr="00F449DE">
        <w:rPr>
          <w:highlight w:val="yellow"/>
          <w:lang w:eastAsia="zh-CN"/>
        </w:rPr>
        <w:t>”</w:t>
      </w:r>
      <w:r w:rsidRPr="00F449DE">
        <w:rPr>
          <w:rFonts w:ascii="宋体" w:eastAsia="宋体" w:hAnsi="宋体" w:cs="宋体" w:hint="eastAsia"/>
          <w:highlight w:val="yellow"/>
          <w:lang w:eastAsia="zh-CN"/>
        </w:rPr>
        <w:t>做解释）。</w:t>
      </w:r>
    </w:p>
    <w:p w14:paraId="77701DF1" w14:textId="77777777" w:rsidR="00077A4C" w:rsidRPr="00F449DE" w:rsidRDefault="00077A4C" w:rsidP="00F449DE">
      <w:pPr>
        <w:pStyle w:val="a"/>
        <w:numPr>
          <w:ilvl w:val="0"/>
          <w:numId w:val="12"/>
        </w:numPr>
        <w:rPr>
          <w:highlight w:val="yellow"/>
          <w:lang w:eastAsia="zh-CN"/>
        </w:rPr>
      </w:pPr>
      <w:r w:rsidRPr="00F449DE">
        <w:rPr>
          <w:rFonts w:ascii="宋体" w:eastAsia="宋体" w:hAnsi="宋体" w:cs="宋体" w:hint="eastAsia"/>
          <w:b/>
          <w:bCs/>
          <w:highlight w:val="yellow"/>
          <w:lang w:eastAsia="zh-CN"/>
        </w:rPr>
        <w:t>抽样与饱和</w:t>
      </w:r>
      <w:r w:rsidRPr="00F449DE">
        <w:rPr>
          <w:rFonts w:ascii="宋体" w:eastAsia="宋体" w:hAnsi="宋体" w:cs="宋体" w:hint="eastAsia"/>
          <w:highlight w:val="yellow"/>
          <w:lang w:eastAsia="zh-CN"/>
        </w:rPr>
        <w:t>：目的性抽样覆盖</w:t>
      </w:r>
      <w:r w:rsidRPr="00F449DE">
        <w:rPr>
          <w:rFonts w:ascii="宋体" w:eastAsia="宋体" w:hAnsi="宋体" w:cs="宋体" w:hint="eastAsia"/>
          <w:b/>
          <w:bCs/>
          <w:highlight w:val="yellow"/>
          <w:lang w:eastAsia="zh-CN"/>
        </w:rPr>
        <w:t>关系语境</w:t>
      </w:r>
      <w:r w:rsidRPr="00F449DE">
        <w:rPr>
          <w:rFonts w:ascii="宋体" w:eastAsia="宋体" w:hAnsi="宋体" w:cs="宋体" w:hint="eastAsia"/>
          <w:highlight w:val="yellow"/>
          <w:lang w:eastAsia="zh-CN"/>
        </w:rPr>
        <w:t>（恋人</w:t>
      </w:r>
      <w:r w:rsidRPr="00F449DE">
        <w:rPr>
          <w:highlight w:val="yellow"/>
          <w:lang w:eastAsia="zh-CN"/>
        </w:rPr>
        <w:t>/</w:t>
      </w:r>
      <w:r w:rsidRPr="00F449DE">
        <w:rPr>
          <w:rFonts w:ascii="宋体" w:eastAsia="宋体" w:hAnsi="宋体" w:cs="宋体" w:hint="eastAsia"/>
          <w:highlight w:val="yellow"/>
          <w:lang w:eastAsia="zh-CN"/>
        </w:rPr>
        <w:t>家人</w:t>
      </w:r>
      <w:r w:rsidRPr="00F449DE">
        <w:rPr>
          <w:highlight w:val="yellow"/>
          <w:lang w:eastAsia="zh-CN"/>
        </w:rPr>
        <w:t>/</w:t>
      </w:r>
      <w:r w:rsidRPr="00F449DE">
        <w:rPr>
          <w:rFonts w:ascii="宋体" w:eastAsia="宋体" w:hAnsi="宋体" w:cs="宋体" w:hint="eastAsia"/>
          <w:highlight w:val="yellow"/>
          <w:lang w:eastAsia="zh-CN"/>
        </w:rPr>
        <w:t>朋友</w:t>
      </w:r>
      <w:r w:rsidRPr="00F449DE">
        <w:rPr>
          <w:highlight w:val="yellow"/>
          <w:lang w:eastAsia="zh-CN"/>
        </w:rPr>
        <w:t>/</w:t>
      </w:r>
      <w:r w:rsidRPr="00F449DE">
        <w:rPr>
          <w:rFonts w:ascii="宋体" w:eastAsia="宋体" w:hAnsi="宋体" w:cs="宋体" w:hint="eastAsia"/>
          <w:highlight w:val="yellow"/>
          <w:lang w:eastAsia="zh-CN"/>
        </w:rPr>
        <w:t>同事）、</w:t>
      </w:r>
      <w:r w:rsidRPr="00F449DE">
        <w:rPr>
          <w:rFonts w:ascii="宋体" w:eastAsia="宋体" w:hAnsi="宋体" w:cs="宋体" w:hint="eastAsia"/>
          <w:b/>
          <w:bCs/>
          <w:highlight w:val="yellow"/>
          <w:lang w:eastAsia="zh-CN"/>
        </w:rPr>
        <w:t>场景</w:t>
      </w:r>
      <w:r w:rsidRPr="00F449DE">
        <w:rPr>
          <w:rFonts w:ascii="宋体" w:eastAsia="宋体" w:hAnsi="宋体" w:cs="宋体" w:hint="eastAsia"/>
          <w:highlight w:val="yellow"/>
          <w:lang w:eastAsia="zh-CN"/>
        </w:rPr>
        <w:t>（生日</w:t>
      </w:r>
      <w:r w:rsidRPr="00F449DE">
        <w:rPr>
          <w:highlight w:val="yellow"/>
          <w:lang w:eastAsia="zh-CN"/>
        </w:rPr>
        <w:t>/</w:t>
      </w:r>
      <w:r w:rsidRPr="00F449DE">
        <w:rPr>
          <w:rFonts w:ascii="宋体" w:eastAsia="宋体" w:hAnsi="宋体" w:cs="宋体" w:hint="eastAsia"/>
          <w:highlight w:val="yellow"/>
          <w:lang w:eastAsia="zh-CN"/>
        </w:rPr>
        <w:t>慰问</w:t>
      </w:r>
      <w:r w:rsidRPr="00F449DE">
        <w:rPr>
          <w:highlight w:val="yellow"/>
          <w:lang w:eastAsia="zh-CN"/>
        </w:rPr>
        <w:t>/</w:t>
      </w:r>
      <w:r w:rsidRPr="00F449DE">
        <w:rPr>
          <w:rFonts w:ascii="宋体" w:eastAsia="宋体" w:hAnsi="宋体" w:cs="宋体" w:hint="eastAsia"/>
          <w:highlight w:val="yellow"/>
          <w:lang w:eastAsia="zh-CN"/>
        </w:rPr>
        <w:t>致谢</w:t>
      </w:r>
      <w:r w:rsidRPr="00F449DE">
        <w:rPr>
          <w:highlight w:val="yellow"/>
          <w:lang w:eastAsia="zh-CN"/>
        </w:rPr>
        <w:t>/</w:t>
      </w:r>
      <w:r w:rsidRPr="00F449DE">
        <w:rPr>
          <w:rFonts w:ascii="宋体" w:eastAsia="宋体" w:hAnsi="宋体" w:cs="宋体" w:hint="eastAsia"/>
          <w:highlight w:val="yellow"/>
          <w:lang w:eastAsia="zh-CN"/>
        </w:rPr>
        <w:t>道歉等），</w:t>
      </w:r>
      <w:r w:rsidRPr="00F449DE">
        <w:rPr>
          <w:rFonts w:ascii="宋体" w:eastAsia="宋体" w:hAnsi="宋体" w:cs="宋体" w:hint="eastAsia"/>
          <w:b/>
          <w:bCs/>
          <w:highlight w:val="yellow"/>
          <w:lang w:eastAsia="zh-CN"/>
        </w:rPr>
        <w:t>每子群</w:t>
      </w:r>
      <w:r w:rsidRPr="00F449DE">
        <w:rPr>
          <w:b/>
          <w:bCs/>
          <w:highlight w:val="yellow"/>
          <w:lang w:eastAsia="zh-CN"/>
        </w:rPr>
        <w:t xml:space="preserve"> 6–8 </w:t>
      </w:r>
      <w:r w:rsidRPr="00F449DE">
        <w:rPr>
          <w:rFonts w:ascii="宋体" w:eastAsia="宋体" w:hAnsi="宋体" w:cs="宋体" w:hint="eastAsia"/>
          <w:b/>
          <w:bCs/>
          <w:highlight w:val="yellow"/>
          <w:lang w:eastAsia="zh-CN"/>
        </w:rPr>
        <w:t>人</w:t>
      </w:r>
      <w:r w:rsidRPr="00F449DE">
        <w:rPr>
          <w:rFonts w:ascii="宋体" w:eastAsia="宋体" w:hAnsi="宋体" w:cs="宋体" w:hint="eastAsia"/>
          <w:highlight w:val="yellow"/>
          <w:lang w:eastAsia="zh-CN"/>
        </w:rPr>
        <w:t>起，</w:t>
      </w:r>
      <w:r w:rsidRPr="00F449DE">
        <w:rPr>
          <w:rFonts w:ascii="宋体" w:eastAsia="宋体" w:hAnsi="宋体" w:cs="宋体" w:hint="eastAsia"/>
          <w:b/>
          <w:bCs/>
          <w:highlight w:val="yellow"/>
          <w:lang w:eastAsia="zh-CN"/>
        </w:rPr>
        <w:t>全样</w:t>
      </w:r>
      <w:r w:rsidRPr="00F449DE">
        <w:rPr>
          <w:b/>
          <w:bCs/>
          <w:highlight w:val="yellow"/>
          <w:lang w:eastAsia="zh-CN"/>
        </w:rPr>
        <w:t xml:space="preserve"> 15–24 </w:t>
      </w:r>
      <w:r w:rsidRPr="00F449DE">
        <w:rPr>
          <w:rFonts w:ascii="宋体" w:eastAsia="宋体" w:hAnsi="宋体" w:cs="宋体" w:hint="eastAsia"/>
          <w:b/>
          <w:bCs/>
          <w:highlight w:val="yellow"/>
          <w:lang w:eastAsia="zh-CN"/>
        </w:rPr>
        <w:t>人</w:t>
      </w:r>
      <w:r w:rsidRPr="00F449DE">
        <w:rPr>
          <w:rFonts w:ascii="宋体" w:eastAsia="宋体" w:hAnsi="宋体" w:cs="宋体" w:hint="eastAsia"/>
          <w:highlight w:val="yellow"/>
          <w:lang w:eastAsia="zh-CN"/>
        </w:rPr>
        <w:t>，以</w:t>
      </w:r>
      <w:r w:rsidRPr="00F449DE">
        <w:rPr>
          <w:rFonts w:ascii="宋体" w:eastAsia="宋体" w:hAnsi="宋体" w:cs="宋体" w:hint="eastAsia"/>
          <w:b/>
          <w:bCs/>
          <w:highlight w:val="yellow"/>
          <w:lang w:eastAsia="zh-CN"/>
        </w:rPr>
        <w:t>主题饱和</w:t>
      </w:r>
      <w:r w:rsidRPr="00F449DE">
        <w:rPr>
          <w:rFonts w:ascii="宋体" w:eastAsia="宋体" w:hAnsi="宋体" w:cs="宋体" w:hint="eastAsia"/>
          <w:highlight w:val="yellow"/>
          <w:lang w:eastAsia="zh-CN"/>
        </w:rPr>
        <w:t>为停招规则。</w:t>
      </w:r>
    </w:p>
    <w:p w14:paraId="23399DC4" w14:textId="77777777" w:rsidR="00077A4C" w:rsidRPr="00F449DE" w:rsidRDefault="00077A4C" w:rsidP="00F449DE">
      <w:pPr>
        <w:pStyle w:val="a"/>
        <w:numPr>
          <w:ilvl w:val="0"/>
          <w:numId w:val="12"/>
        </w:numPr>
        <w:rPr>
          <w:highlight w:val="yellow"/>
          <w:lang w:eastAsia="zh-CN"/>
        </w:rPr>
      </w:pPr>
      <w:r w:rsidRPr="00F449DE">
        <w:rPr>
          <w:rFonts w:ascii="宋体" w:eastAsia="宋体" w:hAnsi="宋体" w:cs="宋体" w:hint="eastAsia"/>
          <w:highlight w:val="yellow"/>
          <w:lang w:eastAsia="zh-CN"/>
        </w:rPr>
        <w:t>访谈提纲结构：</w:t>
      </w:r>
    </w:p>
    <w:p w14:paraId="74661B60" w14:textId="77777777" w:rsidR="00077A4C" w:rsidRPr="00F449DE" w:rsidRDefault="00077A4C" w:rsidP="00F449DE">
      <w:pPr>
        <w:pStyle w:val="a"/>
        <w:numPr>
          <w:ilvl w:val="1"/>
          <w:numId w:val="12"/>
        </w:numPr>
        <w:rPr>
          <w:highlight w:val="yellow"/>
          <w:lang w:eastAsia="zh-CN"/>
        </w:rPr>
      </w:pPr>
      <w:r w:rsidRPr="00F449DE">
        <w:rPr>
          <w:rFonts w:ascii="宋体" w:eastAsia="宋体" w:hAnsi="宋体" w:cs="宋体" w:hint="eastAsia"/>
          <w:b/>
          <w:bCs/>
          <w:highlight w:val="yellow"/>
          <w:lang w:eastAsia="zh-CN"/>
        </w:rPr>
        <w:t>热身</w:t>
      </w:r>
      <w:r w:rsidRPr="00F449DE">
        <w:rPr>
          <w:rFonts w:ascii="宋体" w:eastAsia="宋体" w:hAnsi="宋体" w:cs="宋体" w:hint="eastAsia"/>
          <w:highlight w:val="yellow"/>
          <w:lang w:eastAsia="zh-CN"/>
        </w:rPr>
        <w:t>：最近一次送花</w:t>
      </w:r>
      <w:r w:rsidRPr="00F449DE">
        <w:rPr>
          <w:highlight w:val="yellow"/>
          <w:lang w:eastAsia="zh-CN"/>
        </w:rPr>
        <w:t>/</w:t>
      </w:r>
      <w:r w:rsidRPr="00F449DE">
        <w:rPr>
          <w:rFonts w:ascii="宋体" w:eastAsia="宋体" w:hAnsi="宋体" w:cs="宋体" w:hint="eastAsia"/>
          <w:highlight w:val="yellow"/>
          <w:lang w:eastAsia="zh-CN"/>
        </w:rPr>
        <w:t>收花经历与目标情绪；</w:t>
      </w:r>
    </w:p>
    <w:p w14:paraId="0C353467" w14:textId="77777777" w:rsidR="00077A4C" w:rsidRPr="00F449DE" w:rsidRDefault="00077A4C" w:rsidP="00F449DE">
      <w:pPr>
        <w:pStyle w:val="a"/>
        <w:numPr>
          <w:ilvl w:val="1"/>
          <w:numId w:val="12"/>
        </w:numPr>
        <w:rPr>
          <w:highlight w:val="yellow"/>
          <w:lang w:eastAsia="zh-CN"/>
        </w:rPr>
      </w:pPr>
      <w:r w:rsidRPr="00F449DE">
        <w:rPr>
          <w:rFonts w:ascii="宋体" w:eastAsia="宋体" w:hAnsi="宋体" w:cs="宋体" w:hint="eastAsia"/>
          <w:highlight w:val="yellow"/>
          <w:lang w:eastAsia="zh-CN"/>
        </w:rPr>
        <w:t>配色线索：对色相</w:t>
      </w:r>
      <w:r w:rsidRPr="00F449DE">
        <w:rPr>
          <w:highlight w:val="yellow"/>
          <w:lang w:eastAsia="zh-CN"/>
        </w:rPr>
        <w:t>/</w:t>
      </w:r>
      <w:r w:rsidRPr="00F449DE">
        <w:rPr>
          <w:rFonts w:ascii="宋体" w:eastAsia="宋体" w:hAnsi="宋体" w:cs="宋体" w:hint="eastAsia"/>
          <w:highlight w:val="yellow"/>
          <w:lang w:eastAsia="zh-CN"/>
        </w:rPr>
        <w:t>明度</w:t>
      </w:r>
      <w:r w:rsidRPr="00F449DE">
        <w:rPr>
          <w:highlight w:val="yellow"/>
          <w:lang w:eastAsia="zh-CN"/>
        </w:rPr>
        <w:t>/</w:t>
      </w:r>
      <w:r w:rsidRPr="00F449DE">
        <w:rPr>
          <w:rFonts w:ascii="宋体" w:eastAsia="宋体" w:hAnsi="宋体" w:cs="宋体" w:hint="eastAsia"/>
          <w:highlight w:val="yellow"/>
          <w:lang w:eastAsia="zh-CN"/>
        </w:rPr>
        <w:t>饱和度与主</w:t>
      </w:r>
      <w:r w:rsidRPr="00F449DE">
        <w:rPr>
          <w:highlight w:val="yellow"/>
          <w:lang w:eastAsia="zh-CN"/>
        </w:rPr>
        <w:t>–</w:t>
      </w:r>
      <w:r w:rsidRPr="00F449DE">
        <w:rPr>
          <w:rFonts w:ascii="宋体" w:eastAsia="宋体" w:hAnsi="宋体" w:cs="宋体" w:hint="eastAsia"/>
          <w:highlight w:val="yellow"/>
          <w:lang w:eastAsia="zh-CN"/>
        </w:rPr>
        <w:t>辅</w:t>
      </w:r>
      <w:r w:rsidRPr="00F449DE">
        <w:rPr>
          <w:highlight w:val="yellow"/>
          <w:lang w:eastAsia="zh-CN"/>
        </w:rPr>
        <w:t>–</w:t>
      </w:r>
      <w:r w:rsidRPr="00F449DE">
        <w:rPr>
          <w:rFonts w:ascii="宋体" w:eastAsia="宋体" w:hAnsi="宋体" w:cs="宋体" w:hint="eastAsia"/>
          <w:highlight w:val="yellow"/>
          <w:lang w:eastAsia="zh-CN"/>
        </w:rPr>
        <w:t>点缀的直觉与规则；</w:t>
      </w:r>
    </w:p>
    <w:p w14:paraId="70281713" w14:textId="77777777" w:rsidR="00077A4C" w:rsidRPr="00F449DE" w:rsidRDefault="00077A4C" w:rsidP="00F449DE">
      <w:pPr>
        <w:pStyle w:val="a"/>
        <w:numPr>
          <w:ilvl w:val="1"/>
          <w:numId w:val="12"/>
        </w:numPr>
        <w:rPr>
          <w:highlight w:val="yellow"/>
          <w:lang w:eastAsia="zh-CN"/>
        </w:rPr>
      </w:pPr>
      <w:r w:rsidRPr="00F449DE">
        <w:rPr>
          <w:rFonts w:ascii="宋体" w:eastAsia="宋体" w:hAnsi="宋体" w:cs="宋体" w:hint="eastAsia"/>
          <w:highlight w:val="yellow"/>
          <w:lang w:eastAsia="zh-CN"/>
        </w:rPr>
        <w:t>三元比较（</w:t>
      </w:r>
      <w:r w:rsidRPr="00F449DE">
        <w:rPr>
          <w:highlight w:val="yellow"/>
          <w:lang w:eastAsia="zh-CN"/>
        </w:rPr>
        <w:t>triads</w:t>
      </w:r>
      <w:r w:rsidRPr="00F449DE">
        <w:rPr>
          <w:rFonts w:ascii="宋体" w:eastAsia="宋体" w:hAnsi="宋体" w:cs="宋体" w:hint="eastAsia"/>
          <w:highlight w:val="yellow"/>
          <w:lang w:eastAsia="zh-CN"/>
        </w:rPr>
        <w:t>）：三套调色板中哪一套更契合目标情绪，为什么；</w:t>
      </w:r>
    </w:p>
    <w:p w14:paraId="4D0A34EE" w14:textId="77777777" w:rsidR="00077A4C" w:rsidRPr="00F449DE" w:rsidRDefault="00077A4C" w:rsidP="00F449DE">
      <w:pPr>
        <w:pStyle w:val="a"/>
        <w:numPr>
          <w:ilvl w:val="1"/>
          <w:numId w:val="12"/>
        </w:numPr>
        <w:rPr>
          <w:highlight w:val="yellow"/>
          <w:lang w:eastAsia="zh-CN"/>
        </w:rPr>
      </w:pPr>
      <w:r w:rsidRPr="00F449DE">
        <w:rPr>
          <w:rFonts w:ascii="宋体" w:eastAsia="宋体" w:hAnsi="宋体" w:cs="宋体" w:hint="eastAsia"/>
          <w:b/>
          <w:bCs/>
          <w:highlight w:val="yellow"/>
          <w:lang w:eastAsia="zh-CN"/>
        </w:rPr>
        <w:t>对齐失败案例</w:t>
      </w:r>
      <w:r w:rsidRPr="00F449DE">
        <w:rPr>
          <w:rFonts w:ascii="宋体" w:eastAsia="宋体" w:hAnsi="宋体" w:cs="宋体" w:hint="eastAsia"/>
          <w:highlight w:val="yellow"/>
          <w:lang w:eastAsia="zh-CN"/>
        </w:rPr>
        <w:t>：好看但不想选</w:t>
      </w:r>
      <w:r w:rsidRPr="00F449DE">
        <w:rPr>
          <w:highlight w:val="yellow"/>
          <w:lang w:eastAsia="zh-CN"/>
        </w:rPr>
        <w:t>/</w:t>
      </w:r>
      <w:r w:rsidRPr="00F449DE">
        <w:rPr>
          <w:rFonts w:ascii="宋体" w:eastAsia="宋体" w:hAnsi="宋体" w:cs="宋体" w:hint="eastAsia"/>
          <w:highlight w:val="yellow"/>
          <w:lang w:eastAsia="zh-CN"/>
        </w:rPr>
        <w:t>想选但不合适的原因（季节</w:t>
      </w:r>
      <w:r w:rsidRPr="00F449DE">
        <w:rPr>
          <w:highlight w:val="yellow"/>
          <w:lang w:eastAsia="zh-CN"/>
        </w:rPr>
        <w:t>/</w:t>
      </w:r>
      <w:r w:rsidRPr="00F449DE">
        <w:rPr>
          <w:rFonts w:ascii="宋体" w:eastAsia="宋体" w:hAnsi="宋体" w:cs="宋体" w:hint="eastAsia"/>
          <w:highlight w:val="yellow"/>
          <w:lang w:eastAsia="zh-CN"/>
        </w:rPr>
        <w:t>关系语义</w:t>
      </w:r>
      <w:r w:rsidRPr="00F449DE">
        <w:rPr>
          <w:highlight w:val="yellow"/>
          <w:lang w:eastAsia="zh-CN"/>
        </w:rPr>
        <w:t>/</w:t>
      </w:r>
      <w:r w:rsidRPr="00F449DE">
        <w:rPr>
          <w:rFonts w:ascii="宋体" w:eastAsia="宋体" w:hAnsi="宋体" w:cs="宋体" w:hint="eastAsia"/>
          <w:highlight w:val="yellow"/>
          <w:lang w:eastAsia="zh-CN"/>
        </w:rPr>
        <w:t>礼仪规范）；</w:t>
      </w:r>
    </w:p>
    <w:p w14:paraId="1B9D6036" w14:textId="77777777" w:rsidR="00077A4C" w:rsidRPr="00F449DE" w:rsidRDefault="00077A4C" w:rsidP="00F449DE">
      <w:pPr>
        <w:pStyle w:val="a"/>
        <w:numPr>
          <w:ilvl w:val="1"/>
          <w:numId w:val="12"/>
        </w:numPr>
        <w:rPr>
          <w:highlight w:val="yellow"/>
          <w:lang w:eastAsia="zh-CN"/>
        </w:rPr>
      </w:pPr>
      <w:r w:rsidRPr="00F449DE">
        <w:rPr>
          <w:rFonts w:ascii="宋体" w:eastAsia="宋体" w:hAnsi="宋体" w:cs="宋体" w:hint="eastAsia"/>
          <w:b/>
          <w:bCs/>
          <w:highlight w:val="yellow"/>
          <w:lang w:eastAsia="zh-CN"/>
        </w:rPr>
        <w:t>采纳意愿</w:t>
      </w:r>
      <w:r w:rsidRPr="00F449DE">
        <w:rPr>
          <w:rFonts w:ascii="宋体" w:eastAsia="宋体" w:hAnsi="宋体" w:cs="宋体" w:hint="eastAsia"/>
          <w:highlight w:val="yellow"/>
          <w:lang w:eastAsia="zh-CN"/>
        </w:rPr>
        <w:t>：从</w:t>
      </w:r>
      <w:r w:rsidRPr="00F449DE">
        <w:rPr>
          <w:highlight w:val="yellow"/>
          <w:lang w:eastAsia="zh-CN"/>
        </w:rPr>
        <w:t>“</w:t>
      </w:r>
      <w:r w:rsidRPr="00F449DE">
        <w:rPr>
          <w:rFonts w:ascii="宋体" w:eastAsia="宋体" w:hAnsi="宋体" w:cs="宋体" w:hint="eastAsia"/>
          <w:highlight w:val="yellow"/>
          <w:lang w:eastAsia="zh-CN"/>
        </w:rPr>
        <w:t>喜欢</w:t>
      </w:r>
      <w:r w:rsidRPr="00F449DE">
        <w:rPr>
          <w:highlight w:val="yellow"/>
          <w:lang w:eastAsia="zh-CN"/>
        </w:rPr>
        <w:t>”</w:t>
      </w:r>
      <w:r w:rsidRPr="00F449DE">
        <w:rPr>
          <w:rFonts w:ascii="宋体" w:eastAsia="宋体" w:hAnsi="宋体" w:cs="宋体" w:hint="eastAsia"/>
          <w:highlight w:val="yellow"/>
          <w:lang w:eastAsia="zh-CN"/>
        </w:rPr>
        <w:t>到</w:t>
      </w:r>
      <w:r w:rsidRPr="00F449DE">
        <w:rPr>
          <w:highlight w:val="yellow"/>
          <w:lang w:eastAsia="zh-CN"/>
        </w:rPr>
        <w:t>“</w:t>
      </w:r>
      <w:r w:rsidRPr="00F449DE">
        <w:rPr>
          <w:rFonts w:ascii="宋体" w:eastAsia="宋体" w:hAnsi="宋体" w:cs="宋体" w:hint="eastAsia"/>
          <w:highlight w:val="yellow"/>
          <w:lang w:eastAsia="zh-CN"/>
        </w:rPr>
        <w:t>会选</w:t>
      </w:r>
      <w:r w:rsidRPr="00F449DE">
        <w:rPr>
          <w:highlight w:val="yellow"/>
          <w:lang w:eastAsia="zh-CN"/>
        </w:rPr>
        <w:t>”</w:t>
      </w:r>
      <w:r w:rsidRPr="00F449DE">
        <w:rPr>
          <w:rFonts w:ascii="宋体" w:eastAsia="宋体" w:hAnsi="宋体" w:cs="宋体" w:hint="eastAsia"/>
          <w:highlight w:val="yellow"/>
          <w:lang w:eastAsia="zh-CN"/>
        </w:rPr>
        <w:t>的</w:t>
      </w:r>
      <w:r w:rsidRPr="00F449DE">
        <w:rPr>
          <w:rFonts w:ascii="宋体" w:eastAsia="宋体" w:hAnsi="宋体" w:cs="宋体" w:hint="eastAsia"/>
          <w:b/>
          <w:bCs/>
          <w:highlight w:val="yellow"/>
          <w:lang w:eastAsia="zh-CN"/>
        </w:rPr>
        <w:t>触发点</w:t>
      </w:r>
      <w:r w:rsidRPr="00F449DE">
        <w:rPr>
          <w:rFonts w:ascii="宋体" w:eastAsia="宋体" w:hAnsi="宋体" w:cs="宋体" w:hint="eastAsia"/>
          <w:highlight w:val="yellow"/>
          <w:lang w:eastAsia="zh-CN"/>
        </w:rPr>
        <w:t>与</w:t>
      </w:r>
      <w:r w:rsidRPr="00F449DE">
        <w:rPr>
          <w:rFonts w:ascii="宋体" w:eastAsia="宋体" w:hAnsi="宋体" w:cs="宋体" w:hint="eastAsia"/>
          <w:b/>
          <w:bCs/>
          <w:highlight w:val="yellow"/>
          <w:lang w:eastAsia="zh-CN"/>
        </w:rPr>
        <w:t>阻断点</w:t>
      </w:r>
      <w:r w:rsidRPr="00F449DE">
        <w:rPr>
          <w:rFonts w:ascii="宋体" w:eastAsia="宋体" w:hAnsi="宋体" w:cs="宋体" w:hint="eastAsia"/>
          <w:highlight w:val="yellow"/>
          <w:lang w:eastAsia="zh-CN"/>
        </w:rPr>
        <w:t>。</w:t>
      </w:r>
    </w:p>
    <w:p w14:paraId="7F80B19C" w14:textId="77777777" w:rsidR="00077A4C" w:rsidRPr="00F449DE" w:rsidRDefault="00077A4C" w:rsidP="00F449DE">
      <w:pPr>
        <w:pStyle w:val="a"/>
        <w:numPr>
          <w:ilvl w:val="0"/>
          <w:numId w:val="12"/>
        </w:numPr>
        <w:rPr>
          <w:highlight w:val="yellow"/>
          <w:lang w:eastAsia="zh-CN"/>
        </w:rPr>
      </w:pPr>
      <w:r w:rsidRPr="00F449DE">
        <w:rPr>
          <w:rFonts w:ascii="宋体" w:eastAsia="宋体" w:hAnsi="宋体" w:cs="宋体" w:hint="eastAsia"/>
          <w:b/>
          <w:bCs/>
          <w:highlight w:val="yellow"/>
          <w:lang w:eastAsia="zh-CN"/>
        </w:rPr>
        <w:t>资料与伦理</w:t>
      </w:r>
      <w:r w:rsidRPr="00F449DE">
        <w:rPr>
          <w:rFonts w:ascii="宋体" w:eastAsia="宋体" w:hAnsi="宋体" w:cs="宋体" w:hint="eastAsia"/>
          <w:highlight w:val="yellow"/>
          <w:lang w:eastAsia="zh-CN"/>
        </w:rPr>
        <w:t>：录音转写、匿名化、允许引用短句。</w:t>
      </w:r>
    </w:p>
    <w:p w14:paraId="072A9E25" w14:textId="77777777" w:rsidR="00077A4C" w:rsidRPr="00077A4C" w:rsidRDefault="00077A4C" w:rsidP="00F449DE">
      <w:pPr>
        <w:rPr>
          <w:rFonts w:hint="eastAsia"/>
          <w:highlight w:val="yellow"/>
          <w:lang w:eastAsia="zh-CN"/>
        </w:rPr>
      </w:pPr>
      <w:r w:rsidRPr="00077A4C">
        <w:rPr>
          <w:rFonts w:hint="eastAsia"/>
          <w:highlight w:val="yellow"/>
          <w:lang w:eastAsia="zh-CN"/>
        </w:rPr>
        <w:t>产出物：</w:t>
      </w:r>
    </w:p>
    <w:p w14:paraId="09019749" w14:textId="77777777" w:rsidR="00077A4C" w:rsidRPr="00F449DE" w:rsidRDefault="00077A4C" w:rsidP="00F449DE">
      <w:pPr>
        <w:pStyle w:val="a"/>
        <w:numPr>
          <w:ilvl w:val="0"/>
          <w:numId w:val="13"/>
        </w:numPr>
        <w:rPr>
          <w:highlight w:val="yellow"/>
          <w:lang w:eastAsia="zh-CN"/>
        </w:rPr>
      </w:pPr>
      <w:r w:rsidRPr="00F449DE">
        <w:rPr>
          <w:rFonts w:ascii="宋体" w:eastAsia="宋体" w:hAnsi="宋体" w:cs="宋体" w:hint="eastAsia"/>
          <w:b/>
          <w:bCs/>
          <w:highlight w:val="yellow"/>
          <w:lang w:eastAsia="zh-CN"/>
        </w:rPr>
        <w:t>表</w:t>
      </w:r>
      <w:r w:rsidRPr="00F449DE">
        <w:rPr>
          <w:b/>
          <w:bCs/>
          <w:highlight w:val="yellow"/>
          <w:lang w:eastAsia="zh-CN"/>
        </w:rPr>
        <w:t xml:space="preserve"> 2.6A </w:t>
      </w:r>
      <w:r w:rsidRPr="00F449DE">
        <w:rPr>
          <w:rFonts w:ascii="宋体" w:eastAsia="宋体" w:hAnsi="宋体" w:cs="宋体" w:hint="eastAsia"/>
          <w:b/>
          <w:bCs/>
          <w:highlight w:val="yellow"/>
          <w:lang w:eastAsia="zh-CN"/>
        </w:rPr>
        <w:t>访谈方案与停招规则</w:t>
      </w:r>
      <w:r w:rsidRPr="00F449DE">
        <w:rPr>
          <w:rFonts w:ascii="宋体" w:eastAsia="宋体" w:hAnsi="宋体" w:cs="宋体" w:hint="eastAsia"/>
          <w:highlight w:val="yellow"/>
          <w:lang w:eastAsia="zh-CN"/>
        </w:rPr>
        <w:t>（样本构成、饱和判据、时长、设备）</w:t>
      </w:r>
    </w:p>
    <w:p w14:paraId="1D157495" w14:textId="77777777" w:rsidR="00077A4C" w:rsidRPr="00F449DE" w:rsidRDefault="00077A4C" w:rsidP="00F449DE">
      <w:pPr>
        <w:pStyle w:val="a"/>
        <w:numPr>
          <w:ilvl w:val="0"/>
          <w:numId w:val="13"/>
        </w:numPr>
        <w:rPr>
          <w:highlight w:val="yellow"/>
          <w:lang w:eastAsia="zh-CN"/>
        </w:rPr>
      </w:pPr>
      <w:r w:rsidRPr="00F449DE">
        <w:rPr>
          <w:rFonts w:ascii="宋体" w:eastAsia="宋体" w:hAnsi="宋体" w:cs="宋体" w:hint="eastAsia"/>
          <w:b/>
          <w:bCs/>
          <w:highlight w:val="yellow"/>
          <w:lang w:eastAsia="zh-CN"/>
        </w:rPr>
        <w:t>附录</w:t>
      </w:r>
      <w:r w:rsidRPr="00F449DE">
        <w:rPr>
          <w:b/>
          <w:bCs/>
          <w:highlight w:val="yellow"/>
          <w:lang w:eastAsia="zh-CN"/>
        </w:rPr>
        <w:t xml:space="preserve"> A </w:t>
      </w:r>
      <w:r w:rsidRPr="00F449DE">
        <w:rPr>
          <w:rFonts w:ascii="宋体" w:eastAsia="宋体" w:hAnsi="宋体" w:cs="宋体" w:hint="eastAsia"/>
          <w:b/>
          <w:bCs/>
          <w:highlight w:val="yellow"/>
          <w:lang w:eastAsia="zh-CN"/>
        </w:rPr>
        <w:t>访谈提纲</w:t>
      </w:r>
      <w:r w:rsidRPr="00F449DE">
        <w:rPr>
          <w:rFonts w:ascii="宋体" w:eastAsia="宋体" w:hAnsi="宋体" w:cs="宋体" w:hint="eastAsia"/>
          <w:highlight w:val="yellow"/>
          <w:lang w:eastAsia="zh-CN"/>
        </w:rPr>
        <w:t>（可直接在</w:t>
      </w:r>
      <w:r w:rsidRPr="00F449DE">
        <w:rPr>
          <w:highlight w:val="yellow"/>
          <w:lang w:eastAsia="zh-CN"/>
        </w:rPr>
        <w:t xml:space="preserve"> 3 </w:t>
      </w:r>
      <w:r w:rsidRPr="00F449DE">
        <w:rPr>
          <w:rFonts w:ascii="宋体" w:eastAsia="宋体" w:hAnsi="宋体" w:cs="宋体" w:hint="eastAsia"/>
          <w:highlight w:val="yellow"/>
          <w:lang w:eastAsia="zh-CN"/>
        </w:rPr>
        <w:t>章复用）</w:t>
      </w:r>
    </w:p>
    <w:p w14:paraId="0E6CD08C" w14:textId="3646E398" w:rsidR="00077A4C" w:rsidRPr="00C57C9C" w:rsidRDefault="00077A4C" w:rsidP="00F449DE">
      <w:pPr>
        <w:rPr>
          <w:rFonts w:hint="eastAsia"/>
          <w:highlight w:val="yellow"/>
          <w:lang w:eastAsia="zh-CN"/>
        </w:rPr>
      </w:pPr>
      <w:r w:rsidRPr="00C57C9C">
        <w:rPr>
          <w:highlight w:val="yellow"/>
          <w:lang w:eastAsia="zh-CN"/>
        </w:rPr>
        <w:br/>
        <w:t>Thematic Analysis and Reliability</w:t>
      </w:r>
    </w:p>
    <w:p w14:paraId="01892093" w14:textId="77777777" w:rsidR="00077A4C" w:rsidRPr="00077A4C" w:rsidRDefault="00077A4C" w:rsidP="00F449DE">
      <w:pPr>
        <w:rPr>
          <w:rFonts w:hint="eastAsia"/>
          <w:highlight w:val="yellow"/>
          <w:lang w:eastAsia="zh-CN"/>
        </w:rPr>
      </w:pPr>
      <w:r w:rsidRPr="00077A4C">
        <w:rPr>
          <w:rFonts w:hint="eastAsia"/>
          <w:b/>
          <w:bCs/>
          <w:highlight w:val="yellow"/>
          <w:lang w:eastAsia="zh-CN"/>
        </w:rPr>
        <w:t>目的</w:t>
      </w:r>
      <w:r w:rsidRPr="00077A4C">
        <w:rPr>
          <w:rFonts w:hint="eastAsia"/>
          <w:highlight w:val="yellow"/>
          <w:lang w:eastAsia="zh-CN"/>
        </w:rPr>
        <w:t>：规范</w:t>
      </w:r>
      <w:r w:rsidRPr="00077A4C">
        <w:rPr>
          <w:rFonts w:hint="eastAsia"/>
          <w:b/>
          <w:bCs/>
          <w:highlight w:val="yellow"/>
          <w:lang w:eastAsia="zh-CN"/>
        </w:rPr>
        <w:t>编码流程</w:t>
      </w:r>
      <w:r w:rsidRPr="00077A4C">
        <w:rPr>
          <w:rFonts w:hint="eastAsia"/>
          <w:highlight w:val="yellow"/>
          <w:lang w:eastAsia="zh-CN"/>
        </w:rPr>
        <w:t>与</w:t>
      </w:r>
      <w:r w:rsidRPr="00077A4C">
        <w:rPr>
          <w:rFonts w:hint="eastAsia"/>
          <w:b/>
          <w:bCs/>
          <w:highlight w:val="yellow"/>
          <w:lang w:eastAsia="zh-CN"/>
        </w:rPr>
        <w:t>信度</w:t>
      </w:r>
      <w:r w:rsidRPr="00077A4C">
        <w:rPr>
          <w:rFonts w:hint="eastAsia"/>
          <w:highlight w:val="yellow"/>
          <w:lang w:eastAsia="zh-CN"/>
        </w:rPr>
        <w:t>，确保定性证据可复现、可与量化对齐。</w:t>
      </w:r>
      <w:r w:rsidRPr="00077A4C">
        <w:rPr>
          <w:highlight w:val="yellow"/>
          <w:lang w:eastAsia="zh-CN"/>
        </w:rPr>
        <w:br/>
      </w:r>
      <w:r w:rsidRPr="00077A4C">
        <w:rPr>
          <w:rFonts w:hint="eastAsia"/>
          <w:b/>
          <w:bCs/>
          <w:highlight w:val="yellow"/>
          <w:lang w:eastAsia="zh-CN"/>
        </w:rPr>
        <w:t>内容要点</w:t>
      </w:r>
      <w:r w:rsidRPr="00077A4C">
        <w:rPr>
          <w:rFonts w:hint="eastAsia"/>
          <w:highlight w:val="yellow"/>
          <w:lang w:eastAsia="zh-CN"/>
        </w:rPr>
        <w:t>：</w:t>
      </w:r>
    </w:p>
    <w:p w14:paraId="04B34C6C" w14:textId="77777777" w:rsidR="00077A4C" w:rsidRPr="00F449DE" w:rsidRDefault="00077A4C" w:rsidP="00F449DE">
      <w:pPr>
        <w:pStyle w:val="a"/>
        <w:numPr>
          <w:ilvl w:val="0"/>
          <w:numId w:val="10"/>
        </w:numPr>
        <w:rPr>
          <w:highlight w:val="yellow"/>
          <w:lang w:eastAsia="zh-CN"/>
        </w:rPr>
      </w:pPr>
      <w:r w:rsidRPr="00F449DE">
        <w:rPr>
          <w:rFonts w:ascii="宋体" w:eastAsia="宋体" w:hAnsi="宋体" w:cs="宋体" w:hint="eastAsia"/>
          <w:b/>
          <w:bCs/>
          <w:highlight w:val="yellow"/>
          <w:lang w:eastAsia="zh-CN"/>
        </w:rPr>
        <w:lastRenderedPageBreak/>
        <w:t>分析流程</w:t>
      </w:r>
      <w:r w:rsidRPr="00F449DE">
        <w:rPr>
          <w:rFonts w:ascii="宋体" w:eastAsia="宋体" w:hAnsi="宋体" w:cs="宋体" w:hint="eastAsia"/>
          <w:highlight w:val="yellow"/>
          <w:lang w:eastAsia="zh-CN"/>
        </w:rPr>
        <w:t>（建议</w:t>
      </w:r>
      <w:r w:rsidRPr="00F449DE">
        <w:rPr>
          <w:highlight w:val="yellow"/>
          <w:lang w:eastAsia="zh-CN"/>
        </w:rPr>
        <w:t xml:space="preserve"> </w:t>
      </w:r>
      <w:r w:rsidRPr="00F449DE">
        <w:rPr>
          <w:i/>
          <w:iCs/>
          <w:highlight w:val="yellow"/>
          <w:lang w:eastAsia="zh-CN"/>
        </w:rPr>
        <w:t>thematic analysis</w:t>
      </w:r>
      <w:r w:rsidRPr="00F449DE">
        <w:rPr>
          <w:highlight w:val="yellow"/>
          <w:lang w:eastAsia="zh-CN"/>
        </w:rPr>
        <w:t xml:space="preserve"> </w:t>
      </w:r>
      <w:r w:rsidRPr="00F449DE">
        <w:rPr>
          <w:rFonts w:ascii="宋体" w:eastAsia="宋体" w:hAnsi="宋体" w:cs="宋体" w:hint="eastAsia"/>
          <w:highlight w:val="yellow"/>
          <w:lang w:eastAsia="zh-CN"/>
        </w:rPr>
        <w:t>的六步法，简述到位即可）：熟悉资料</w:t>
      </w:r>
      <w:r w:rsidRPr="00F449DE">
        <w:rPr>
          <w:highlight w:val="yellow"/>
          <w:lang w:eastAsia="zh-CN"/>
        </w:rPr>
        <w:t xml:space="preserve"> → </w:t>
      </w:r>
      <w:r w:rsidRPr="00F449DE">
        <w:rPr>
          <w:rFonts w:ascii="宋体" w:eastAsia="宋体" w:hAnsi="宋体" w:cs="宋体" w:hint="eastAsia"/>
          <w:highlight w:val="yellow"/>
          <w:lang w:eastAsia="zh-CN"/>
        </w:rPr>
        <w:t>初始编码</w:t>
      </w:r>
      <w:r w:rsidRPr="00F449DE">
        <w:rPr>
          <w:highlight w:val="yellow"/>
          <w:lang w:eastAsia="zh-CN"/>
        </w:rPr>
        <w:t xml:space="preserve"> → </w:t>
      </w:r>
      <w:r w:rsidRPr="00F449DE">
        <w:rPr>
          <w:rFonts w:ascii="宋体" w:eastAsia="宋体" w:hAnsi="宋体" w:cs="宋体" w:hint="eastAsia"/>
          <w:highlight w:val="yellow"/>
          <w:lang w:eastAsia="zh-CN"/>
        </w:rPr>
        <w:t>主题归并</w:t>
      </w:r>
      <w:r w:rsidRPr="00F449DE">
        <w:rPr>
          <w:highlight w:val="yellow"/>
          <w:lang w:eastAsia="zh-CN"/>
        </w:rPr>
        <w:t xml:space="preserve"> → </w:t>
      </w:r>
      <w:r w:rsidRPr="00F449DE">
        <w:rPr>
          <w:rFonts w:ascii="宋体" w:eastAsia="宋体" w:hAnsi="宋体" w:cs="宋体" w:hint="eastAsia"/>
          <w:highlight w:val="yellow"/>
          <w:lang w:eastAsia="zh-CN"/>
        </w:rPr>
        <w:t>审核</w:t>
      </w:r>
      <w:r w:rsidRPr="00F449DE">
        <w:rPr>
          <w:highlight w:val="yellow"/>
          <w:lang w:eastAsia="zh-CN"/>
        </w:rPr>
        <w:t xml:space="preserve"> → </w:t>
      </w:r>
      <w:r w:rsidRPr="00F449DE">
        <w:rPr>
          <w:rFonts w:ascii="宋体" w:eastAsia="宋体" w:hAnsi="宋体" w:cs="宋体" w:hint="eastAsia"/>
          <w:highlight w:val="yellow"/>
          <w:lang w:eastAsia="zh-CN"/>
        </w:rPr>
        <w:t>命名</w:t>
      </w:r>
      <w:r w:rsidRPr="00F449DE">
        <w:rPr>
          <w:highlight w:val="yellow"/>
          <w:lang w:eastAsia="zh-CN"/>
        </w:rPr>
        <w:t xml:space="preserve"> → </w:t>
      </w:r>
      <w:r w:rsidRPr="00F449DE">
        <w:rPr>
          <w:rFonts w:ascii="宋体" w:eastAsia="宋体" w:hAnsi="宋体" w:cs="宋体" w:hint="eastAsia"/>
          <w:highlight w:val="yellow"/>
          <w:lang w:eastAsia="zh-CN"/>
        </w:rPr>
        <w:t>报告。</w:t>
      </w:r>
    </w:p>
    <w:p w14:paraId="6D87745E" w14:textId="77777777" w:rsidR="00077A4C" w:rsidRPr="00F449DE" w:rsidRDefault="00077A4C" w:rsidP="00F449DE">
      <w:pPr>
        <w:pStyle w:val="a"/>
        <w:numPr>
          <w:ilvl w:val="0"/>
          <w:numId w:val="10"/>
        </w:numPr>
        <w:rPr>
          <w:highlight w:val="yellow"/>
          <w:lang w:eastAsia="zh-CN"/>
        </w:rPr>
      </w:pPr>
      <w:r w:rsidRPr="00F449DE">
        <w:rPr>
          <w:rFonts w:ascii="宋体" w:eastAsia="宋体" w:hAnsi="宋体" w:cs="宋体" w:hint="eastAsia"/>
          <w:highlight w:val="yellow"/>
          <w:lang w:eastAsia="zh-CN"/>
        </w:rPr>
        <w:t>编码本（</w:t>
      </w:r>
      <w:r w:rsidRPr="00F449DE">
        <w:rPr>
          <w:highlight w:val="yellow"/>
          <w:lang w:eastAsia="zh-CN"/>
        </w:rPr>
        <w:t>codebook</w:t>
      </w:r>
      <w:r w:rsidRPr="00F449DE">
        <w:rPr>
          <w:rFonts w:ascii="宋体" w:eastAsia="宋体" w:hAnsi="宋体" w:cs="宋体" w:hint="eastAsia"/>
          <w:highlight w:val="yellow"/>
          <w:lang w:eastAsia="zh-CN"/>
        </w:rPr>
        <w:t>）：父主题建议包括：</w:t>
      </w:r>
    </w:p>
    <w:p w14:paraId="00883B23" w14:textId="77777777" w:rsidR="00077A4C" w:rsidRPr="00F449DE" w:rsidRDefault="00077A4C" w:rsidP="00F449DE">
      <w:pPr>
        <w:pStyle w:val="a"/>
        <w:numPr>
          <w:ilvl w:val="1"/>
          <w:numId w:val="10"/>
        </w:numPr>
        <w:rPr>
          <w:highlight w:val="yellow"/>
          <w:lang w:eastAsia="zh-CN"/>
        </w:rPr>
      </w:pPr>
      <w:r w:rsidRPr="00F449DE">
        <w:rPr>
          <w:rFonts w:ascii="宋体" w:eastAsia="宋体" w:hAnsi="宋体" w:cs="宋体" w:hint="eastAsia"/>
          <w:highlight w:val="yellow"/>
          <w:lang w:eastAsia="zh-CN"/>
        </w:rPr>
        <w:t>关系与礼仪语境（</w:t>
      </w:r>
      <w:r w:rsidRPr="00F449DE">
        <w:rPr>
          <w:highlight w:val="yellow"/>
          <w:lang w:eastAsia="zh-CN"/>
        </w:rPr>
        <w:t>occasion norms, tie strength</w:t>
      </w:r>
      <w:r w:rsidRPr="00F449DE">
        <w:rPr>
          <w:rFonts w:ascii="宋体" w:eastAsia="宋体" w:hAnsi="宋体" w:cs="宋体" w:hint="eastAsia"/>
          <w:highlight w:val="yellow"/>
          <w:lang w:eastAsia="zh-CN"/>
        </w:rPr>
        <w:t>）</w:t>
      </w:r>
    </w:p>
    <w:p w14:paraId="0551610B" w14:textId="77777777" w:rsidR="00077A4C" w:rsidRPr="00F449DE" w:rsidRDefault="00077A4C" w:rsidP="00F449DE">
      <w:pPr>
        <w:pStyle w:val="a"/>
        <w:numPr>
          <w:ilvl w:val="1"/>
          <w:numId w:val="10"/>
        </w:numPr>
        <w:rPr>
          <w:highlight w:val="yellow"/>
          <w:lang w:eastAsia="zh-CN"/>
        </w:rPr>
      </w:pPr>
      <w:r w:rsidRPr="00F449DE">
        <w:rPr>
          <w:rFonts w:ascii="宋体" w:eastAsia="宋体" w:hAnsi="宋体" w:cs="宋体" w:hint="eastAsia"/>
          <w:highlight w:val="yellow"/>
          <w:lang w:eastAsia="zh-CN"/>
        </w:rPr>
        <w:t>颜色语义与情绪线索（</w:t>
      </w:r>
      <w:r w:rsidRPr="00F449DE">
        <w:rPr>
          <w:highlight w:val="yellow"/>
          <w:lang w:eastAsia="zh-CN"/>
        </w:rPr>
        <w:t>hue warmth, lightness, saturation; contrast/harmony</w:t>
      </w:r>
      <w:r w:rsidRPr="00F449DE">
        <w:rPr>
          <w:rFonts w:ascii="宋体" w:eastAsia="宋体" w:hAnsi="宋体" w:cs="宋体" w:hint="eastAsia"/>
          <w:highlight w:val="yellow"/>
          <w:lang w:eastAsia="zh-CN"/>
        </w:rPr>
        <w:t>）</w:t>
      </w:r>
    </w:p>
    <w:p w14:paraId="1E04A6BC" w14:textId="77777777" w:rsidR="00077A4C" w:rsidRPr="00F449DE" w:rsidRDefault="00077A4C" w:rsidP="00F449DE">
      <w:pPr>
        <w:pStyle w:val="a"/>
        <w:numPr>
          <w:ilvl w:val="1"/>
          <w:numId w:val="10"/>
        </w:numPr>
        <w:rPr>
          <w:highlight w:val="yellow"/>
          <w:lang w:eastAsia="zh-CN"/>
        </w:rPr>
      </w:pPr>
      <w:r w:rsidRPr="00F449DE">
        <w:rPr>
          <w:rFonts w:ascii="宋体" w:eastAsia="宋体" w:hAnsi="宋体" w:cs="宋体" w:hint="eastAsia"/>
          <w:highlight w:val="yellow"/>
          <w:lang w:eastAsia="zh-CN"/>
        </w:rPr>
        <w:t>调色板结构与权重（</w:t>
      </w:r>
      <w:r w:rsidRPr="00F449DE">
        <w:rPr>
          <w:highlight w:val="yellow"/>
          <w:lang w:eastAsia="zh-CN"/>
        </w:rPr>
        <w:t>primary–secondary–accent</w:t>
      </w:r>
      <w:r w:rsidRPr="00F449DE">
        <w:rPr>
          <w:rFonts w:ascii="宋体" w:eastAsia="宋体" w:hAnsi="宋体" w:cs="宋体" w:hint="eastAsia"/>
          <w:highlight w:val="yellow"/>
          <w:lang w:eastAsia="zh-CN"/>
        </w:rPr>
        <w:t>）</w:t>
      </w:r>
    </w:p>
    <w:p w14:paraId="337D4110" w14:textId="77777777" w:rsidR="00077A4C" w:rsidRPr="00F449DE" w:rsidRDefault="00077A4C" w:rsidP="00F449DE">
      <w:pPr>
        <w:pStyle w:val="a"/>
        <w:numPr>
          <w:ilvl w:val="1"/>
          <w:numId w:val="10"/>
        </w:numPr>
        <w:rPr>
          <w:highlight w:val="yellow"/>
          <w:lang w:eastAsia="zh-CN"/>
        </w:rPr>
      </w:pPr>
      <w:r w:rsidRPr="00F449DE">
        <w:rPr>
          <w:rFonts w:ascii="宋体" w:eastAsia="宋体" w:hAnsi="宋体" w:cs="宋体" w:hint="eastAsia"/>
          <w:highlight w:val="yellow"/>
          <w:lang w:eastAsia="zh-CN"/>
        </w:rPr>
        <w:t>失配类型（</w:t>
      </w:r>
      <w:r w:rsidRPr="00F449DE">
        <w:rPr>
          <w:highlight w:val="yellow"/>
          <w:lang w:eastAsia="zh-CN"/>
        </w:rPr>
        <w:t>seasonality over-fit, relationship semantics attenuated, too loud/subdued</w:t>
      </w:r>
      <w:r w:rsidRPr="00F449DE">
        <w:rPr>
          <w:rFonts w:ascii="宋体" w:eastAsia="宋体" w:hAnsi="宋体" w:cs="宋体" w:hint="eastAsia"/>
          <w:highlight w:val="yellow"/>
          <w:lang w:eastAsia="zh-CN"/>
        </w:rPr>
        <w:t>）</w:t>
      </w:r>
    </w:p>
    <w:p w14:paraId="6735D74B" w14:textId="77777777" w:rsidR="00077A4C" w:rsidRPr="00F449DE" w:rsidRDefault="00077A4C" w:rsidP="00F449DE">
      <w:pPr>
        <w:pStyle w:val="a"/>
        <w:numPr>
          <w:ilvl w:val="1"/>
          <w:numId w:val="10"/>
        </w:numPr>
        <w:rPr>
          <w:highlight w:val="yellow"/>
          <w:lang w:eastAsia="zh-CN"/>
        </w:rPr>
      </w:pPr>
      <w:r w:rsidRPr="00F449DE">
        <w:rPr>
          <w:rFonts w:ascii="宋体" w:eastAsia="宋体" w:hAnsi="宋体" w:cs="宋体" w:hint="eastAsia"/>
          <w:highlight w:val="yellow"/>
          <w:lang w:eastAsia="zh-CN"/>
        </w:rPr>
        <w:t>从喜欢到采用的桥接因素（</w:t>
      </w:r>
      <w:r w:rsidRPr="00F449DE">
        <w:rPr>
          <w:highlight w:val="yellow"/>
          <w:lang w:eastAsia="zh-CN"/>
        </w:rPr>
        <w:t>appropriateness, perceived risk, message clarity</w:t>
      </w:r>
      <w:r w:rsidRPr="00F449DE">
        <w:rPr>
          <w:rFonts w:ascii="宋体" w:eastAsia="宋体" w:hAnsi="宋体" w:cs="宋体" w:hint="eastAsia"/>
          <w:highlight w:val="yellow"/>
          <w:lang w:eastAsia="zh-CN"/>
        </w:rPr>
        <w:t>）</w:t>
      </w:r>
    </w:p>
    <w:p w14:paraId="17913D97" w14:textId="77777777" w:rsidR="00077A4C" w:rsidRPr="00F449DE" w:rsidRDefault="00077A4C" w:rsidP="00F449DE">
      <w:pPr>
        <w:pStyle w:val="a"/>
        <w:numPr>
          <w:ilvl w:val="0"/>
          <w:numId w:val="10"/>
        </w:numPr>
        <w:rPr>
          <w:highlight w:val="yellow"/>
          <w:lang w:eastAsia="zh-CN"/>
        </w:rPr>
      </w:pPr>
      <w:r w:rsidRPr="00F449DE">
        <w:rPr>
          <w:rFonts w:ascii="宋体" w:eastAsia="宋体" w:hAnsi="宋体" w:cs="宋体" w:hint="eastAsia"/>
          <w:highlight w:val="yellow"/>
          <w:lang w:eastAsia="zh-CN"/>
        </w:rPr>
        <w:t>双人编码与一致性：</w:t>
      </w:r>
      <w:r w:rsidRPr="00F449DE">
        <w:rPr>
          <w:highlight w:val="yellow"/>
          <w:lang w:eastAsia="zh-CN"/>
        </w:rPr>
        <w:t xml:space="preserve">20–30% </w:t>
      </w:r>
      <w:r w:rsidRPr="00F449DE">
        <w:rPr>
          <w:rFonts w:ascii="宋体" w:eastAsia="宋体" w:hAnsi="宋体" w:cs="宋体" w:hint="eastAsia"/>
          <w:highlight w:val="yellow"/>
          <w:lang w:eastAsia="zh-CN"/>
        </w:rPr>
        <w:t>样本双编码，报告</w:t>
      </w:r>
      <w:r w:rsidRPr="00F449DE">
        <w:rPr>
          <w:highlight w:val="yellow"/>
          <w:lang w:eastAsia="zh-CN"/>
        </w:rPr>
        <w:t xml:space="preserve"> Cohen’s κ </w:t>
      </w:r>
      <w:r w:rsidRPr="00F449DE">
        <w:rPr>
          <w:rFonts w:ascii="宋体" w:eastAsia="宋体" w:hAnsi="宋体" w:cs="宋体" w:hint="eastAsia"/>
          <w:highlight w:val="yellow"/>
          <w:lang w:eastAsia="zh-CN"/>
        </w:rPr>
        <w:t>或</w:t>
      </w:r>
      <w:r w:rsidRPr="00F449DE">
        <w:rPr>
          <w:highlight w:val="yellow"/>
          <w:lang w:eastAsia="zh-CN"/>
        </w:rPr>
        <w:t xml:space="preserve"> </w:t>
      </w:r>
      <w:proofErr w:type="spellStart"/>
      <w:r w:rsidRPr="00F449DE">
        <w:rPr>
          <w:highlight w:val="yellow"/>
          <w:lang w:eastAsia="zh-CN"/>
        </w:rPr>
        <w:t>Krippendorff’s</w:t>
      </w:r>
      <w:proofErr w:type="spellEnd"/>
      <w:r w:rsidRPr="00F449DE">
        <w:rPr>
          <w:highlight w:val="yellow"/>
          <w:lang w:eastAsia="zh-CN"/>
        </w:rPr>
        <w:t xml:space="preserve"> α ≥ 0.70</w:t>
      </w:r>
      <w:r w:rsidRPr="00F449DE">
        <w:rPr>
          <w:rFonts w:ascii="宋体" w:eastAsia="宋体" w:hAnsi="宋体" w:cs="宋体" w:hint="eastAsia"/>
          <w:highlight w:val="yellow"/>
          <w:lang w:eastAsia="zh-CN"/>
        </w:rPr>
        <w:t>；分歧通过讨论</w:t>
      </w:r>
      <w:r w:rsidRPr="00F449DE">
        <w:rPr>
          <w:highlight w:val="yellow"/>
          <w:lang w:eastAsia="zh-CN"/>
        </w:rPr>
        <w:t>—</w:t>
      </w:r>
      <w:r w:rsidRPr="00F449DE">
        <w:rPr>
          <w:rFonts w:ascii="宋体" w:eastAsia="宋体" w:hAnsi="宋体" w:cs="宋体" w:hint="eastAsia"/>
          <w:highlight w:val="yellow"/>
          <w:lang w:eastAsia="zh-CN"/>
        </w:rPr>
        <w:t>修订编码本解决。</w:t>
      </w:r>
    </w:p>
    <w:p w14:paraId="39F483DA" w14:textId="77777777" w:rsidR="00077A4C" w:rsidRPr="00F449DE" w:rsidRDefault="00077A4C" w:rsidP="00F449DE">
      <w:pPr>
        <w:pStyle w:val="a"/>
        <w:numPr>
          <w:ilvl w:val="0"/>
          <w:numId w:val="10"/>
        </w:numPr>
        <w:rPr>
          <w:highlight w:val="yellow"/>
          <w:lang w:eastAsia="zh-CN"/>
        </w:rPr>
      </w:pPr>
      <w:r w:rsidRPr="00F449DE">
        <w:rPr>
          <w:rFonts w:ascii="宋体" w:eastAsia="宋体" w:hAnsi="宋体" w:cs="宋体" w:hint="eastAsia"/>
          <w:b/>
          <w:bCs/>
          <w:highlight w:val="yellow"/>
          <w:lang w:eastAsia="zh-CN"/>
        </w:rPr>
        <w:t>证据呈现</w:t>
      </w:r>
      <w:r w:rsidRPr="00F449DE">
        <w:rPr>
          <w:rFonts w:ascii="宋体" w:eastAsia="宋体" w:hAnsi="宋体" w:cs="宋体" w:hint="eastAsia"/>
          <w:highlight w:val="yellow"/>
          <w:lang w:eastAsia="zh-CN"/>
        </w:rPr>
        <w:t>：主题定义</w:t>
      </w:r>
      <w:r w:rsidRPr="00F449DE">
        <w:rPr>
          <w:highlight w:val="yellow"/>
          <w:lang w:eastAsia="zh-CN"/>
        </w:rPr>
        <w:t xml:space="preserve"> + </w:t>
      </w:r>
      <w:r w:rsidRPr="00F449DE">
        <w:rPr>
          <w:rFonts w:ascii="宋体" w:eastAsia="宋体" w:hAnsi="宋体" w:cs="宋体" w:hint="eastAsia"/>
          <w:highlight w:val="yellow"/>
          <w:lang w:eastAsia="zh-CN"/>
        </w:rPr>
        <w:t>代表性引述</w:t>
      </w:r>
      <w:r w:rsidRPr="00F449DE">
        <w:rPr>
          <w:highlight w:val="yellow"/>
          <w:lang w:eastAsia="zh-CN"/>
        </w:rPr>
        <w:t xml:space="preserve"> + </w:t>
      </w:r>
      <w:r w:rsidRPr="00F449DE">
        <w:rPr>
          <w:rFonts w:ascii="宋体" w:eastAsia="宋体" w:hAnsi="宋体" w:cs="宋体" w:hint="eastAsia"/>
          <w:highlight w:val="yellow"/>
          <w:lang w:eastAsia="zh-CN"/>
        </w:rPr>
        <w:t>与量化变量的映射（见下一小节）。</w:t>
      </w:r>
    </w:p>
    <w:p w14:paraId="74730C4C" w14:textId="77777777" w:rsidR="00077A4C" w:rsidRPr="00077A4C" w:rsidRDefault="00077A4C" w:rsidP="00F449DE">
      <w:pPr>
        <w:rPr>
          <w:rFonts w:hint="eastAsia"/>
          <w:highlight w:val="yellow"/>
          <w:lang w:eastAsia="zh-CN"/>
        </w:rPr>
      </w:pPr>
      <w:r w:rsidRPr="00077A4C">
        <w:rPr>
          <w:rFonts w:hint="eastAsia"/>
          <w:highlight w:val="yellow"/>
          <w:lang w:eastAsia="zh-CN"/>
        </w:rPr>
        <w:t>产出物：</w:t>
      </w:r>
    </w:p>
    <w:p w14:paraId="7CABB219" w14:textId="77777777" w:rsidR="00077A4C" w:rsidRPr="00F449DE" w:rsidRDefault="00077A4C" w:rsidP="00F449DE">
      <w:pPr>
        <w:pStyle w:val="a"/>
        <w:numPr>
          <w:ilvl w:val="0"/>
          <w:numId w:val="11"/>
        </w:numPr>
        <w:rPr>
          <w:highlight w:val="yellow"/>
          <w:lang w:eastAsia="zh-CN"/>
        </w:rPr>
      </w:pPr>
      <w:r w:rsidRPr="00F449DE">
        <w:rPr>
          <w:rFonts w:ascii="宋体" w:eastAsia="宋体" w:hAnsi="宋体" w:cs="宋体" w:hint="eastAsia"/>
          <w:highlight w:val="yellow"/>
          <w:lang w:eastAsia="zh-CN"/>
        </w:rPr>
        <w:t>表</w:t>
      </w:r>
      <w:r w:rsidRPr="00F449DE">
        <w:rPr>
          <w:highlight w:val="yellow"/>
          <w:lang w:eastAsia="zh-CN"/>
        </w:rPr>
        <w:t xml:space="preserve"> 2.6B </w:t>
      </w:r>
      <w:r w:rsidRPr="00F449DE">
        <w:rPr>
          <w:rFonts w:ascii="宋体" w:eastAsia="宋体" w:hAnsi="宋体" w:cs="宋体" w:hint="eastAsia"/>
          <w:highlight w:val="yellow"/>
          <w:lang w:eastAsia="zh-CN"/>
        </w:rPr>
        <w:t>主题</w:t>
      </w:r>
      <w:r w:rsidRPr="00F449DE">
        <w:rPr>
          <w:highlight w:val="yellow"/>
          <w:lang w:eastAsia="zh-CN"/>
        </w:rPr>
        <w:t>—</w:t>
      </w:r>
      <w:r w:rsidRPr="00F449DE">
        <w:rPr>
          <w:rFonts w:ascii="宋体" w:eastAsia="宋体" w:hAnsi="宋体" w:cs="宋体" w:hint="eastAsia"/>
          <w:highlight w:val="yellow"/>
          <w:lang w:eastAsia="zh-CN"/>
        </w:rPr>
        <w:t>操作化</w:t>
      </w:r>
      <w:r w:rsidRPr="00F449DE">
        <w:rPr>
          <w:highlight w:val="yellow"/>
          <w:lang w:eastAsia="zh-CN"/>
        </w:rPr>
        <w:t>—</w:t>
      </w:r>
      <w:r w:rsidRPr="00F449DE">
        <w:rPr>
          <w:rFonts w:ascii="宋体" w:eastAsia="宋体" w:hAnsi="宋体" w:cs="宋体" w:hint="eastAsia"/>
          <w:highlight w:val="yellow"/>
          <w:lang w:eastAsia="zh-CN"/>
        </w:rPr>
        <w:t>示例引述</w:t>
      </w:r>
      <w:r w:rsidRPr="00F449DE">
        <w:rPr>
          <w:highlight w:val="yellow"/>
          <w:lang w:eastAsia="zh-CN"/>
        </w:rPr>
        <w:t>—</w:t>
      </w:r>
      <w:r w:rsidRPr="00F449DE">
        <w:rPr>
          <w:rFonts w:ascii="宋体" w:eastAsia="宋体" w:hAnsi="宋体" w:cs="宋体" w:hint="eastAsia"/>
          <w:highlight w:val="yellow"/>
          <w:lang w:eastAsia="zh-CN"/>
        </w:rPr>
        <w:t>量化映射</w:t>
      </w:r>
    </w:p>
    <w:p w14:paraId="61DC57E6" w14:textId="77777777" w:rsidR="00077A4C" w:rsidRPr="00F449DE" w:rsidRDefault="00077A4C" w:rsidP="00F449DE">
      <w:pPr>
        <w:pStyle w:val="a"/>
        <w:numPr>
          <w:ilvl w:val="0"/>
          <w:numId w:val="11"/>
        </w:numPr>
        <w:rPr>
          <w:highlight w:val="yellow"/>
          <w:lang w:eastAsia="zh-CN"/>
        </w:rPr>
      </w:pPr>
      <w:r w:rsidRPr="00F449DE">
        <w:rPr>
          <w:rFonts w:ascii="宋体" w:eastAsia="宋体" w:hAnsi="宋体" w:cs="宋体" w:hint="eastAsia"/>
          <w:b/>
          <w:bCs/>
          <w:highlight w:val="yellow"/>
          <w:lang w:eastAsia="zh-CN"/>
        </w:rPr>
        <w:t>附录</w:t>
      </w:r>
      <w:r w:rsidRPr="00F449DE">
        <w:rPr>
          <w:b/>
          <w:bCs/>
          <w:highlight w:val="yellow"/>
          <w:lang w:eastAsia="zh-CN"/>
        </w:rPr>
        <w:t xml:space="preserve"> B </w:t>
      </w:r>
      <w:r w:rsidRPr="00F449DE">
        <w:rPr>
          <w:rFonts w:ascii="宋体" w:eastAsia="宋体" w:hAnsi="宋体" w:cs="宋体" w:hint="eastAsia"/>
          <w:b/>
          <w:bCs/>
          <w:highlight w:val="yellow"/>
          <w:lang w:eastAsia="zh-CN"/>
        </w:rPr>
        <w:t>编码本</w:t>
      </w:r>
      <w:r w:rsidRPr="00F449DE">
        <w:rPr>
          <w:b/>
          <w:bCs/>
          <w:highlight w:val="yellow"/>
          <w:lang w:eastAsia="zh-CN"/>
        </w:rPr>
        <w:t xml:space="preserve"> v1.0</w:t>
      </w:r>
      <w:r w:rsidRPr="00F449DE">
        <w:rPr>
          <w:rFonts w:ascii="宋体" w:eastAsia="宋体" w:hAnsi="宋体" w:cs="宋体" w:hint="eastAsia"/>
          <w:highlight w:val="yellow"/>
          <w:lang w:eastAsia="zh-CN"/>
        </w:rPr>
        <w:t>（节点、定义、包含</w:t>
      </w:r>
      <w:r w:rsidRPr="00F449DE">
        <w:rPr>
          <w:highlight w:val="yellow"/>
          <w:lang w:eastAsia="zh-CN"/>
        </w:rPr>
        <w:t>/</w:t>
      </w:r>
      <w:r w:rsidRPr="00F449DE">
        <w:rPr>
          <w:rFonts w:ascii="宋体" w:eastAsia="宋体" w:hAnsi="宋体" w:cs="宋体" w:hint="eastAsia"/>
          <w:highlight w:val="yellow"/>
          <w:lang w:eastAsia="zh-CN"/>
        </w:rPr>
        <w:t>排除准则）</w:t>
      </w:r>
    </w:p>
    <w:p w14:paraId="52007A32" w14:textId="5896168F" w:rsidR="00077A4C" w:rsidRPr="00C57C9C" w:rsidRDefault="00077A4C" w:rsidP="00F449DE">
      <w:pPr>
        <w:rPr>
          <w:rFonts w:hint="eastAsia"/>
          <w:highlight w:val="yellow"/>
          <w:lang w:eastAsia="zh-CN"/>
        </w:rPr>
      </w:pPr>
      <w:r w:rsidRPr="00C57C9C">
        <w:rPr>
          <w:highlight w:val="yellow"/>
          <w:lang w:eastAsia="zh-CN"/>
        </w:rPr>
        <w:br/>
        <w:t>Mixed-Methods Integration Strategy (QUAL→QUAN / QUAN→QUAL)</w:t>
      </w:r>
    </w:p>
    <w:p w14:paraId="3FFE6924" w14:textId="77777777" w:rsidR="00077A4C" w:rsidRPr="00077A4C" w:rsidRDefault="00077A4C" w:rsidP="00F449DE">
      <w:pPr>
        <w:rPr>
          <w:rFonts w:hint="eastAsia"/>
          <w:highlight w:val="yellow"/>
          <w:lang w:eastAsia="zh-CN"/>
        </w:rPr>
      </w:pPr>
      <w:r w:rsidRPr="00077A4C">
        <w:rPr>
          <w:rFonts w:hint="eastAsia"/>
          <w:b/>
          <w:bCs/>
          <w:highlight w:val="yellow"/>
          <w:lang w:eastAsia="zh-CN"/>
        </w:rPr>
        <w:t>目的</w:t>
      </w:r>
      <w:r w:rsidRPr="00077A4C">
        <w:rPr>
          <w:rFonts w:hint="eastAsia"/>
          <w:highlight w:val="yellow"/>
          <w:lang w:eastAsia="zh-CN"/>
        </w:rPr>
        <w:t>：规定</w:t>
      </w:r>
      <w:r w:rsidRPr="00077A4C">
        <w:rPr>
          <w:rFonts w:hint="eastAsia"/>
          <w:b/>
          <w:bCs/>
          <w:highlight w:val="yellow"/>
          <w:lang w:eastAsia="zh-CN"/>
        </w:rPr>
        <w:t>定性</w:t>
      </w:r>
      <w:r w:rsidRPr="00077A4C">
        <w:rPr>
          <w:b/>
          <w:bCs/>
          <w:highlight w:val="yellow"/>
          <w:lang w:eastAsia="zh-CN"/>
        </w:rPr>
        <w:t>—</w:t>
      </w:r>
      <w:r w:rsidRPr="00077A4C">
        <w:rPr>
          <w:rFonts w:hint="eastAsia"/>
          <w:b/>
          <w:bCs/>
          <w:highlight w:val="yellow"/>
          <w:lang w:eastAsia="zh-CN"/>
        </w:rPr>
        <w:t>量化的衔接方式</w:t>
      </w:r>
      <w:r w:rsidRPr="00077A4C">
        <w:rPr>
          <w:rFonts w:hint="eastAsia"/>
          <w:highlight w:val="yellow"/>
          <w:lang w:eastAsia="zh-CN"/>
        </w:rPr>
        <w:t>，让</w:t>
      </w:r>
      <w:r w:rsidRPr="00077A4C">
        <w:rPr>
          <w:highlight w:val="yellow"/>
          <w:lang w:eastAsia="zh-CN"/>
        </w:rPr>
        <w:t xml:space="preserve"> 3 </w:t>
      </w:r>
      <w:r w:rsidRPr="00077A4C">
        <w:rPr>
          <w:rFonts w:hint="eastAsia"/>
          <w:highlight w:val="yellow"/>
          <w:lang w:eastAsia="zh-CN"/>
        </w:rPr>
        <w:t>章与</w:t>
      </w:r>
      <w:r w:rsidRPr="00077A4C">
        <w:rPr>
          <w:highlight w:val="yellow"/>
          <w:lang w:eastAsia="zh-CN"/>
        </w:rPr>
        <w:t xml:space="preserve"> 4 </w:t>
      </w:r>
      <w:r w:rsidRPr="00077A4C">
        <w:rPr>
          <w:rFonts w:hint="eastAsia"/>
          <w:highlight w:val="yellow"/>
          <w:lang w:eastAsia="zh-CN"/>
        </w:rPr>
        <w:t>章的设计</w:t>
      </w:r>
      <w:r w:rsidRPr="00077A4C">
        <w:rPr>
          <w:highlight w:val="yellow"/>
          <w:lang w:eastAsia="zh-CN"/>
        </w:rPr>
        <w:t>“</w:t>
      </w:r>
      <w:r w:rsidRPr="00077A4C">
        <w:rPr>
          <w:rFonts w:hint="eastAsia"/>
          <w:highlight w:val="yellow"/>
          <w:lang w:eastAsia="zh-CN"/>
        </w:rPr>
        <w:t>有法可依</w:t>
      </w:r>
      <w:r w:rsidRPr="00077A4C">
        <w:rPr>
          <w:highlight w:val="yellow"/>
          <w:lang w:eastAsia="zh-CN"/>
        </w:rPr>
        <w:t>”</w:t>
      </w:r>
      <w:r w:rsidRPr="00077A4C">
        <w:rPr>
          <w:rFonts w:hint="eastAsia"/>
          <w:highlight w:val="yellow"/>
          <w:lang w:eastAsia="zh-CN"/>
        </w:rPr>
        <w:t>。</w:t>
      </w:r>
      <w:r w:rsidRPr="00077A4C">
        <w:rPr>
          <w:highlight w:val="yellow"/>
          <w:lang w:eastAsia="zh-CN"/>
        </w:rPr>
        <w:br/>
      </w:r>
      <w:r w:rsidRPr="00077A4C">
        <w:rPr>
          <w:rFonts w:hint="eastAsia"/>
          <w:b/>
          <w:bCs/>
          <w:highlight w:val="yellow"/>
          <w:lang w:eastAsia="zh-CN"/>
        </w:rPr>
        <w:t>内容要点</w:t>
      </w:r>
      <w:r w:rsidRPr="00077A4C">
        <w:rPr>
          <w:rFonts w:hint="eastAsia"/>
          <w:highlight w:val="yellow"/>
          <w:lang w:eastAsia="zh-CN"/>
        </w:rPr>
        <w:t>：</w:t>
      </w:r>
    </w:p>
    <w:p w14:paraId="1E145934" w14:textId="77777777" w:rsidR="00077A4C" w:rsidRPr="00F449DE" w:rsidRDefault="00077A4C" w:rsidP="00F449DE">
      <w:pPr>
        <w:pStyle w:val="a"/>
        <w:numPr>
          <w:ilvl w:val="0"/>
          <w:numId w:val="14"/>
        </w:numPr>
        <w:rPr>
          <w:highlight w:val="yellow"/>
          <w:lang w:eastAsia="zh-CN"/>
        </w:rPr>
      </w:pPr>
      <w:r w:rsidRPr="00F449DE">
        <w:rPr>
          <w:rFonts w:ascii="宋体" w:eastAsia="宋体" w:hAnsi="宋体" w:cs="宋体" w:hint="eastAsia"/>
          <w:highlight w:val="yellow"/>
          <w:lang w:eastAsia="zh-CN"/>
        </w:rPr>
        <w:t>设计型式：</w:t>
      </w:r>
    </w:p>
    <w:p w14:paraId="0DAEF28A" w14:textId="77777777" w:rsidR="00077A4C" w:rsidRPr="00F449DE" w:rsidRDefault="00077A4C" w:rsidP="00F449DE">
      <w:pPr>
        <w:pStyle w:val="a"/>
        <w:numPr>
          <w:ilvl w:val="1"/>
          <w:numId w:val="14"/>
        </w:numPr>
        <w:rPr>
          <w:highlight w:val="yellow"/>
          <w:lang w:eastAsia="zh-CN"/>
        </w:rPr>
      </w:pPr>
      <w:r w:rsidRPr="00F449DE">
        <w:rPr>
          <w:highlight w:val="yellow"/>
          <w:lang w:eastAsia="zh-CN"/>
        </w:rPr>
        <w:t>Exploratory sequential (QUAL→QUAN)</w:t>
      </w:r>
      <w:r w:rsidRPr="00F449DE">
        <w:rPr>
          <w:rFonts w:ascii="宋体" w:eastAsia="宋体" w:hAnsi="宋体" w:cs="宋体" w:hint="eastAsia"/>
          <w:highlight w:val="yellow"/>
          <w:lang w:eastAsia="zh-CN"/>
        </w:rPr>
        <w:t>：用访谈产出情绪词表、量表锚点与失配类型，再据此构建量化指标（如</w:t>
      </w:r>
      <w:r w:rsidRPr="00F449DE">
        <w:rPr>
          <w:highlight w:val="yellow"/>
          <w:lang w:eastAsia="zh-CN"/>
        </w:rPr>
        <w:t>“</w:t>
      </w:r>
      <w:r w:rsidRPr="00F449DE">
        <w:rPr>
          <w:rFonts w:ascii="宋体" w:eastAsia="宋体" w:hAnsi="宋体" w:cs="宋体" w:hint="eastAsia"/>
          <w:highlight w:val="yellow"/>
          <w:lang w:eastAsia="zh-CN"/>
        </w:rPr>
        <w:t>季节性失配度</w:t>
      </w:r>
      <w:r w:rsidRPr="00F449DE">
        <w:rPr>
          <w:highlight w:val="yellow"/>
          <w:lang w:eastAsia="zh-CN"/>
        </w:rPr>
        <w:t xml:space="preserve">”= </w:t>
      </w:r>
      <w:r w:rsidRPr="00F449DE">
        <w:rPr>
          <w:rFonts w:ascii="宋体" w:eastAsia="宋体" w:hAnsi="宋体" w:cs="宋体" w:hint="eastAsia"/>
          <w:highlight w:val="yellow"/>
          <w:lang w:eastAsia="zh-CN"/>
        </w:rPr>
        <w:t>当前</w:t>
      </w:r>
      <w:r w:rsidRPr="00F449DE">
        <w:rPr>
          <w:highlight w:val="yellow"/>
          <w:lang w:eastAsia="zh-CN"/>
        </w:rPr>
        <w:t xml:space="preserve"> h° </w:t>
      </w:r>
      <w:r w:rsidRPr="00F449DE">
        <w:rPr>
          <w:rFonts w:ascii="宋体" w:eastAsia="宋体" w:hAnsi="宋体" w:cs="宋体" w:hint="eastAsia"/>
          <w:highlight w:val="yellow"/>
          <w:lang w:eastAsia="zh-CN"/>
        </w:rPr>
        <w:t>与该场景规范色簇中心的角度差）。</w:t>
      </w:r>
    </w:p>
    <w:p w14:paraId="0B9B5906" w14:textId="77777777" w:rsidR="00077A4C" w:rsidRPr="00F449DE" w:rsidRDefault="00077A4C" w:rsidP="00F449DE">
      <w:pPr>
        <w:pStyle w:val="a"/>
        <w:numPr>
          <w:ilvl w:val="1"/>
          <w:numId w:val="14"/>
        </w:numPr>
        <w:rPr>
          <w:highlight w:val="yellow"/>
          <w:lang w:eastAsia="zh-CN"/>
        </w:rPr>
      </w:pPr>
      <w:r w:rsidRPr="00F449DE">
        <w:rPr>
          <w:highlight w:val="yellow"/>
          <w:lang w:eastAsia="zh-CN"/>
        </w:rPr>
        <w:t>Explanatory sequential (QUAN→QUAL)</w:t>
      </w:r>
      <w:r w:rsidRPr="00F449DE">
        <w:rPr>
          <w:rFonts w:ascii="宋体" w:eastAsia="宋体" w:hAnsi="宋体" w:cs="宋体" w:hint="eastAsia"/>
          <w:highlight w:val="yellow"/>
          <w:lang w:eastAsia="zh-CN"/>
        </w:rPr>
        <w:t>：对量化结果中的反常样本进行回访解释（为何</w:t>
      </w:r>
      <w:r w:rsidRPr="00F449DE">
        <w:rPr>
          <w:highlight w:val="yellow"/>
          <w:lang w:eastAsia="zh-CN"/>
        </w:rPr>
        <w:t>“</w:t>
      </w:r>
      <w:r w:rsidRPr="00F449DE">
        <w:rPr>
          <w:rFonts w:ascii="宋体" w:eastAsia="宋体" w:hAnsi="宋体" w:cs="宋体" w:hint="eastAsia"/>
          <w:highlight w:val="yellow"/>
          <w:lang w:eastAsia="zh-CN"/>
        </w:rPr>
        <w:t>吸引力高但不采用</w:t>
      </w:r>
      <w:r w:rsidRPr="00F449DE">
        <w:rPr>
          <w:highlight w:val="yellow"/>
          <w:lang w:eastAsia="zh-CN"/>
        </w:rPr>
        <w:t>”</w:t>
      </w:r>
      <w:r w:rsidRPr="00F449DE">
        <w:rPr>
          <w:rFonts w:ascii="宋体" w:eastAsia="宋体" w:hAnsi="宋体" w:cs="宋体" w:hint="eastAsia"/>
          <w:highlight w:val="yellow"/>
          <w:lang w:eastAsia="zh-CN"/>
        </w:rPr>
        <w:t>）。</w:t>
      </w:r>
    </w:p>
    <w:p w14:paraId="61B2FA31" w14:textId="77777777" w:rsidR="00077A4C" w:rsidRPr="00F449DE" w:rsidRDefault="00077A4C" w:rsidP="00F449DE">
      <w:pPr>
        <w:pStyle w:val="a"/>
        <w:numPr>
          <w:ilvl w:val="1"/>
          <w:numId w:val="14"/>
        </w:numPr>
        <w:rPr>
          <w:highlight w:val="yellow"/>
          <w:lang w:eastAsia="zh-CN"/>
        </w:rPr>
      </w:pPr>
      <w:r w:rsidRPr="00F449DE">
        <w:rPr>
          <w:b/>
          <w:bCs/>
          <w:highlight w:val="yellow"/>
          <w:lang w:eastAsia="zh-CN"/>
        </w:rPr>
        <w:t>Convergent</w:t>
      </w:r>
      <w:r w:rsidRPr="00F449DE">
        <w:rPr>
          <w:rFonts w:ascii="宋体" w:eastAsia="宋体" w:hAnsi="宋体" w:cs="宋体" w:hint="eastAsia"/>
          <w:highlight w:val="yellow"/>
          <w:lang w:eastAsia="zh-CN"/>
        </w:rPr>
        <w:t>：在关键结论处用</w:t>
      </w:r>
      <w:r w:rsidRPr="00F449DE">
        <w:rPr>
          <w:b/>
          <w:bCs/>
          <w:highlight w:val="yellow"/>
          <w:lang w:eastAsia="zh-CN"/>
        </w:rPr>
        <w:t>joint display</w:t>
      </w:r>
      <w:r w:rsidRPr="00F449DE">
        <w:rPr>
          <w:rFonts w:ascii="宋体" w:eastAsia="宋体" w:hAnsi="宋体" w:cs="宋体" w:hint="eastAsia"/>
          <w:highlight w:val="yellow"/>
          <w:lang w:eastAsia="zh-CN"/>
        </w:rPr>
        <w:t>并置呈现定性主题与量化统计（示例见下）。</w:t>
      </w:r>
    </w:p>
    <w:p w14:paraId="2A3520CA" w14:textId="77777777" w:rsidR="00077A4C" w:rsidRPr="00F449DE" w:rsidRDefault="00077A4C" w:rsidP="00F449DE">
      <w:pPr>
        <w:pStyle w:val="a"/>
        <w:numPr>
          <w:ilvl w:val="0"/>
          <w:numId w:val="14"/>
        </w:numPr>
        <w:rPr>
          <w:highlight w:val="yellow"/>
          <w:lang w:eastAsia="zh-CN"/>
        </w:rPr>
      </w:pPr>
      <w:r w:rsidRPr="00F449DE">
        <w:rPr>
          <w:rFonts w:ascii="宋体" w:eastAsia="宋体" w:hAnsi="宋体" w:cs="宋体" w:hint="eastAsia"/>
          <w:highlight w:val="yellow"/>
          <w:lang w:eastAsia="zh-CN"/>
        </w:rPr>
        <w:t>整合工具：</w:t>
      </w:r>
    </w:p>
    <w:p w14:paraId="5337A9F1" w14:textId="77777777" w:rsidR="00077A4C" w:rsidRPr="00F449DE" w:rsidRDefault="00077A4C" w:rsidP="00F449DE">
      <w:pPr>
        <w:pStyle w:val="a"/>
        <w:numPr>
          <w:ilvl w:val="1"/>
          <w:numId w:val="14"/>
        </w:numPr>
        <w:rPr>
          <w:highlight w:val="yellow"/>
          <w:lang w:eastAsia="zh-CN"/>
        </w:rPr>
      </w:pPr>
      <w:r w:rsidRPr="00F449DE">
        <w:rPr>
          <w:b/>
          <w:bCs/>
          <w:highlight w:val="yellow"/>
          <w:lang w:eastAsia="zh-CN"/>
        </w:rPr>
        <w:t xml:space="preserve">Joint display </w:t>
      </w:r>
      <w:r w:rsidRPr="00F449DE">
        <w:rPr>
          <w:rFonts w:ascii="宋体" w:eastAsia="宋体" w:hAnsi="宋体" w:cs="宋体" w:hint="eastAsia"/>
          <w:b/>
          <w:bCs/>
          <w:highlight w:val="yellow"/>
          <w:lang w:eastAsia="zh-CN"/>
        </w:rPr>
        <w:t>矩阵</w:t>
      </w:r>
      <w:r w:rsidRPr="00F449DE">
        <w:rPr>
          <w:rFonts w:ascii="宋体" w:eastAsia="宋体" w:hAnsi="宋体" w:cs="宋体" w:hint="eastAsia"/>
          <w:highlight w:val="yellow"/>
          <w:lang w:eastAsia="zh-CN"/>
        </w:rPr>
        <w:t>（主题</w:t>
      </w:r>
      <w:r w:rsidRPr="00F449DE">
        <w:rPr>
          <w:highlight w:val="yellow"/>
          <w:lang w:eastAsia="zh-CN"/>
        </w:rPr>
        <w:t xml:space="preserve"> </w:t>
      </w:r>
      <w:r w:rsidRPr="00F449DE">
        <w:rPr>
          <w:rFonts w:ascii="Times New Roman" w:hAnsi="Times New Roman" w:cs="Times New Roman"/>
          <w:highlight w:val="yellow"/>
          <w:lang w:eastAsia="zh-CN"/>
        </w:rPr>
        <w:t>↔</w:t>
      </w:r>
      <w:r w:rsidRPr="00F449DE">
        <w:rPr>
          <w:highlight w:val="yellow"/>
          <w:lang w:eastAsia="zh-CN"/>
        </w:rPr>
        <w:t xml:space="preserve"> </w:t>
      </w:r>
      <w:r w:rsidRPr="00F449DE">
        <w:rPr>
          <w:rFonts w:ascii="宋体" w:eastAsia="宋体" w:hAnsi="宋体" w:cs="宋体" w:hint="eastAsia"/>
          <w:highlight w:val="yellow"/>
          <w:lang w:eastAsia="zh-CN"/>
        </w:rPr>
        <w:t>指标</w:t>
      </w:r>
      <w:r w:rsidRPr="00F449DE">
        <w:rPr>
          <w:highlight w:val="yellow"/>
          <w:lang w:eastAsia="zh-CN"/>
        </w:rPr>
        <w:t xml:space="preserve"> </w:t>
      </w:r>
      <w:r w:rsidRPr="00F449DE">
        <w:rPr>
          <w:rFonts w:ascii="Times New Roman" w:hAnsi="Times New Roman" w:cs="Times New Roman"/>
          <w:highlight w:val="yellow"/>
          <w:lang w:eastAsia="zh-CN"/>
        </w:rPr>
        <w:t>↔</w:t>
      </w:r>
      <w:r w:rsidRPr="00F449DE">
        <w:rPr>
          <w:highlight w:val="yellow"/>
          <w:lang w:eastAsia="zh-CN"/>
        </w:rPr>
        <w:t xml:space="preserve"> </w:t>
      </w:r>
      <w:r w:rsidRPr="00F449DE">
        <w:rPr>
          <w:rFonts w:ascii="宋体" w:eastAsia="宋体" w:hAnsi="宋体" w:cs="宋体" w:hint="eastAsia"/>
          <w:highlight w:val="yellow"/>
          <w:lang w:eastAsia="zh-CN"/>
        </w:rPr>
        <w:t>统计结果</w:t>
      </w:r>
      <w:r w:rsidRPr="00F449DE">
        <w:rPr>
          <w:highlight w:val="yellow"/>
          <w:lang w:eastAsia="zh-CN"/>
        </w:rPr>
        <w:t xml:space="preserve"> </w:t>
      </w:r>
      <w:r w:rsidRPr="00F449DE">
        <w:rPr>
          <w:rFonts w:ascii="Times New Roman" w:hAnsi="Times New Roman" w:cs="Times New Roman"/>
          <w:highlight w:val="yellow"/>
          <w:lang w:eastAsia="zh-CN"/>
        </w:rPr>
        <w:t>↔</w:t>
      </w:r>
      <w:r w:rsidRPr="00F449DE">
        <w:rPr>
          <w:highlight w:val="yellow"/>
          <w:lang w:eastAsia="zh-CN"/>
        </w:rPr>
        <w:t xml:space="preserve"> </w:t>
      </w:r>
      <w:r w:rsidRPr="00F449DE">
        <w:rPr>
          <w:rFonts w:ascii="宋体" w:eastAsia="宋体" w:hAnsi="宋体" w:cs="宋体" w:hint="eastAsia"/>
          <w:highlight w:val="yellow"/>
          <w:lang w:eastAsia="zh-CN"/>
        </w:rPr>
        <w:t>设计含义）</w:t>
      </w:r>
    </w:p>
    <w:p w14:paraId="197F641C" w14:textId="77777777" w:rsidR="00077A4C" w:rsidRPr="00F449DE" w:rsidRDefault="00077A4C" w:rsidP="00F449DE">
      <w:pPr>
        <w:pStyle w:val="a"/>
        <w:numPr>
          <w:ilvl w:val="1"/>
          <w:numId w:val="14"/>
        </w:numPr>
        <w:rPr>
          <w:highlight w:val="yellow"/>
          <w:lang w:eastAsia="zh-CN"/>
        </w:rPr>
      </w:pPr>
      <w:r w:rsidRPr="00F449DE">
        <w:rPr>
          <w:rFonts w:ascii="宋体" w:eastAsia="宋体" w:hAnsi="宋体" w:cs="宋体" w:hint="eastAsia"/>
          <w:b/>
          <w:bCs/>
          <w:highlight w:val="yellow"/>
          <w:lang w:eastAsia="zh-CN"/>
        </w:rPr>
        <w:t>中介路径的质性佐证</w:t>
      </w:r>
      <w:r w:rsidRPr="00F449DE">
        <w:rPr>
          <w:rFonts w:ascii="宋体" w:eastAsia="宋体" w:hAnsi="宋体" w:cs="宋体" w:hint="eastAsia"/>
          <w:highlight w:val="yellow"/>
          <w:lang w:eastAsia="zh-CN"/>
        </w:rPr>
        <w:t>（</w:t>
      </w:r>
      <w:r w:rsidRPr="00F449DE">
        <w:rPr>
          <w:highlight w:val="yellow"/>
          <w:lang w:eastAsia="zh-CN"/>
        </w:rPr>
        <w:t>“</w:t>
      </w:r>
      <w:proofErr w:type="spellStart"/>
      <w:r w:rsidRPr="00F449DE">
        <w:rPr>
          <w:highlight w:val="yellow"/>
          <w:lang w:eastAsia="zh-CN"/>
        </w:rPr>
        <w:t>alignment→attractiveness→adopt</w:t>
      </w:r>
      <w:proofErr w:type="spellEnd"/>
      <w:r w:rsidRPr="00F449DE">
        <w:rPr>
          <w:highlight w:val="yellow"/>
          <w:lang w:eastAsia="zh-CN"/>
        </w:rPr>
        <w:t>”</w:t>
      </w:r>
      <w:r w:rsidRPr="00F449DE">
        <w:rPr>
          <w:rFonts w:ascii="宋体" w:eastAsia="宋体" w:hAnsi="宋体" w:cs="宋体" w:hint="eastAsia"/>
          <w:highlight w:val="yellow"/>
          <w:lang w:eastAsia="zh-CN"/>
        </w:rPr>
        <w:t>每一箭头的质性证据）</w:t>
      </w:r>
    </w:p>
    <w:p w14:paraId="59A6E67A" w14:textId="096880CF" w:rsidR="00077A4C" w:rsidRPr="00C57C9C" w:rsidRDefault="00077A4C" w:rsidP="00F449DE">
      <w:pPr>
        <w:rPr>
          <w:rFonts w:hint="eastAsia"/>
          <w:highlight w:val="yellow"/>
          <w:lang w:eastAsia="zh-CN"/>
        </w:rPr>
      </w:pPr>
    </w:p>
    <w:p w14:paraId="656BC70A" w14:textId="10EC4BB6" w:rsidR="00077A4C" w:rsidRPr="00C57C9C" w:rsidRDefault="00077A4C" w:rsidP="00F449DE">
      <w:pPr>
        <w:rPr>
          <w:rFonts w:hint="eastAsia"/>
          <w:highlight w:val="yellow"/>
          <w:lang w:eastAsia="zh-CN"/>
        </w:rPr>
      </w:pPr>
      <w:r w:rsidRPr="00C57C9C">
        <w:rPr>
          <w:highlight w:val="yellow"/>
          <w:lang w:eastAsia="zh-CN"/>
        </w:rPr>
        <w:br/>
        <w:t xml:space="preserve">Usability &amp; </w:t>
      </w:r>
      <w:proofErr w:type="spellStart"/>
      <w:r w:rsidRPr="00C57C9C">
        <w:rPr>
          <w:highlight w:val="yellow"/>
          <w:lang w:eastAsia="zh-CN"/>
        </w:rPr>
        <w:t>Promptability</w:t>
      </w:r>
      <w:proofErr w:type="spellEnd"/>
      <w:r w:rsidRPr="00C57C9C">
        <w:rPr>
          <w:highlight w:val="yellow"/>
          <w:lang w:eastAsia="zh-CN"/>
        </w:rPr>
        <w:t xml:space="preserve"> Checks for GenAI </w:t>
      </w:r>
      <w:proofErr w:type="spellStart"/>
      <w:r w:rsidRPr="00C57C9C">
        <w:rPr>
          <w:highlight w:val="yellow"/>
          <w:lang w:eastAsia="zh-CN"/>
        </w:rPr>
        <w:t>Recolouring</w:t>
      </w:r>
      <w:proofErr w:type="spellEnd"/>
    </w:p>
    <w:p w14:paraId="1F7E054E" w14:textId="77777777" w:rsidR="00077A4C" w:rsidRPr="00077A4C" w:rsidRDefault="00077A4C" w:rsidP="00F449DE">
      <w:pPr>
        <w:rPr>
          <w:rFonts w:hint="eastAsia"/>
          <w:highlight w:val="yellow"/>
          <w:lang w:eastAsia="zh-CN"/>
        </w:rPr>
      </w:pPr>
      <w:r w:rsidRPr="00077A4C">
        <w:rPr>
          <w:rFonts w:hint="eastAsia"/>
          <w:b/>
          <w:bCs/>
          <w:highlight w:val="yellow"/>
          <w:lang w:eastAsia="zh-CN"/>
        </w:rPr>
        <w:t>目的</w:t>
      </w:r>
      <w:r w:rsidRPr="00077A4C">
        <w:rPr>
          <w:rFonts w:hint="eastAsia"/>
          <w:highlight w:val="yellow"/>
          <w:lang w:eastAsia="zh-CN"/>
        </w:rPr>
        <w:t>：为</w:t>
      </w:r>
      <w:r w:rsidRPr="00077A4C">
        <w:rPr>
          <w:highlight w:val="yellow"/>
          <w:lang w:eastAsia="zh-CN"/>
        </w:rPr>
        <w:t xml:space="preserve"> 3 </w:t>
      </w:r>
      <w:r w:rsidRPr="00077A4C">
        <w:rPr>
          <w:rFonts w:hint="eastAsia"/>
          <w:highlight w:val="yellow"/>
          <w:lang w:eastAsia="zh-CN"/>
        </w:rPr>
        <w:t>章的可控生成与可用性测试提供方法学依据。</w:t>
      </w:r>
      <w:r w:rsidRPr="00077A4C">
        <w:rPr>
          <w:highlight w:val="yellow"/>
          <w:lang w:eastAsia="zh-CN"/>
        </w:rPr>
        <w:br/>
      </w:r>
      <w:r w:rsidRPr="00077A4C">
        <w:rPr>
          <w:rFonts w:hint="eastAsia"/>
          <w:b/>
          <w:bCs/>
          <w:highlight w:val="yellow"/>
          <w:lang w:eastAsia="zh-CN"/>
        </w:rPr>
        <w:t>内容要点</w:t>
      </w:r>
      <w:r w:rsidRPr="00077A4C">
        <w:rPr>
          <w:rFonts w:hint="eastAsia"/>
          <w:highlight w:val="yellow"/>
          <w:lang w:eastAsia="zh-CN"/>
        </w:rPr>
        <w:t>：</w:t>
      </w:r>
    </w:p>
    <w:p w14:paraId="409E461F" w14:textId="77777777" w:rsidR="00077A4C" w:rsidRPr="00F449DE" w:rsidRDefault="00077A4C" w:rsidP="00F449DE">
      <w:pPr>
        <w:pStyle w:val="a"/>
        <w:numPr>
          <w:ilvl w:val="0"/>
          <w:numId w:val="15"/>
        </w:numPr>
        <w:rPr>
          <w:highlight w:val="yellow"/>
          <w:lang w:eastAsia="zh-CN"/>
        </w:rPr>
      </w:pPr>
      <w:r w:rsidRPr="00F449DE">
        <w:rPr>
          <w:rFonts w:ascii="宋体" w:eastAsia="宋体" w:hAnsi="宋体" w:cs="宋体" w:hint="eastAsia"/>
          <w:highlight w:val="yellow"/>
          <w:lang w:eastAsia="zh-CN"/>
        </w:rPr>
        <w:t>评估维度：</w:t>
      </w:r>
    </w:p>
    <w:p w14:paraId="12F4E35D" w14:textId="77777777" w:rsidR="00077A4C" w:rsidRPr="00F449DE" w:rsidRDefault="00077A4C" w:rsidP="00F449DE">
      <w:pPr>
        <w:pStyle w:val="a"/>
        <w:numPr>
          <w:ilvl w:val="1"/>
          <w:numId w:val="15"/>
        </w:numPr>
        <w:rPr>
          <w:highlight w:val="yellow"/>
          <w:lang w:eastAsia="zh-CN"/>
        </w:rPr>
      </w:pPr>
      <w:proofErr w:type="spellStart"/>
      <w:r w:rsidRPr="00F449DE">
        <w:rPr>
          <w:b/>
          <w:bCs/>
          <w:highlight w:val="yellow"/>
          <w:lang w:eastAsia="zh-CN"/>
        </w:rPr>
        <w:t>Promptability</w:t>
      </w:r>
      <w:proofErr w:type="spellEnd"/>
      <w:r w:rsidRPr="00F449DE">
        <w:rPr>
          <w:rFonts w:ascii="宋体" w:eastAsia="宋体" w:hAnsi="宋体" w:cs="宋体" w:hint="eastAsia"/>
          <w:highlight w:val="yellow"/>
          <w:lang w:eastAsia="zh-CN"/>
        </w:rPr>
        <w:t>：目标</w:t>
      </w:r>
      <w:r w:rsidRPr="00F449DE">
        <w:rPr>
          <w:b/>
          <w:bCs/>
          <w:highlight w:val="yellow"/>
          <w:lang w:eastAsia="zh-CN"/>
        </w:rPr>
        <w:t>h°/L*/C</w:t>
      </w:r>
      <w:r w:rsidRPr="00F449DE">
        <w:rPr>
          <w:highlight w:val="yellow"/>
          <w:lang w:eastAsia="zh-CN"/>
        </w:rPr>
        <w:t xml:space="preserve">* </w:t>
      </w:r>
      <w:r w:rsidRPr="00F449DE">
        <w:rPr>
          <w:rFonts w:ascii="宋体" w:eastAsia="宋体" w:hAnsi="宋体" w:cs="宋体" w:hint="eastAsia"/>
          <w:highlight w:val="yellow"/>
          <w:lang w:eastAsia="zh-CN"/>
        </w:rPr>
        <w:t>命中率、</w:t>
      </w:r>
      <w:r w:rsidRPr="00F449DE">
        <w:rPr>
          <w:b/>
          <w:bCs/>
          <w:highlight w:val="yellow"/>
          <w:lang w:eastAsia="zh-CN"/>
        </w:rPr>
        <w:t>P–S–A</w:t>
      </w:r>
      <w:r w:rsidRPr="00F449DE">
        <w:rPr>
          <w:highlight w:val="yellow"/>
          <w:lang w:eastAsia="zh-CN"/>
        </w:rPr>
        <w:t xml:space="preserve"> </w:t>
      </w:r>
      <w:r w:rsidRPr="00F449DE">
        <w:rPr>
          <w:rFonts w:ascii="宋体" w:eastAsia="宋体" w:hAnsi="宋体" w:cs="宋体" w:hint="eastAsia"/>
          <w:highlight w:val="yellow"/>
          <w:lang w:eastAsia="zh-CN"/>
        </w:rPr>
        <w:t>可控度（可定义为主色预测占比</w:t>
      </w:r>
      <w:r w:rsidRPr="00F449DE">
        <w:rPr>
          <w:highlight w:val="yellow"/>
          <w:lang w:eastAsia="zh-CN"/>
        </w:rPr>
        <w:t>≥</w:t>
      </w:r>
      <w:r w:rsidRPr="00F449DE">
        <w:rPr>
          <w:rFonts w:ascii="宋体" w:eastAsia="宋体" w:hAnsi="宋体" w:cs="宋体" w:hint="eastAsia"/>
          <w:highlight w:val="yellow"/>
          <w:lang w:eastAsia="zh-CN"/>
        </w:rPr>
        <w:t>阈值）；</w:t>
      </w:r>
    </w:p>
    <w:p w14:paraId="57C320EE" w14:textId="77777777" w:rsidR="00077A4C" w:rsidRPr="00F449DE" w:rsidRDefault="00077A4C" w:rsidP="00F449DE">
      <w:pPr>
        <w:pStyle w:val="a"/>
        <w:numPr>
          <w:ilvl w:val="1"/>
          <w:numId w:val="15"/>
        </w:numPr>
        <w:rPr>
          <w:highlight w:val="yellow"/>
          <w:lang w:eastAsia="zh-CN"/>
        </w:rPr>
      </w:pPr>
      <w:r w:rsidRPr="00F449DE">
        <w:rPr>
          <w:highlight w:val="yellow"/>
          <w:lang w:eastAsia="zh-CN"/>
        </w:rPr>
        <w:t>Repeatability</w:t>
      </w:r>
      <w:r w:rsidRPr="00F449DE">
        <w:rPr>
          <w:rFonts w:ascii="宋体" w:eastAsia="宋体" w:hAnsi="宋体" w:cs="宋体" w:hint="eastAsia"/>
          <w:highlight w:val="yellow"/>
          <w:lang w:eastAsia="zh-CN"/>
        </w:rPr>
        <w:t>：同一提示词的试次内</w:t>
      </w:r>
      <w:r w:rsidRPr="00F449DE">
        <w:rPr>
          <w:highlight w:val="yellow"/>
          <w:lang w:eastAsia="zh-CN"/>
        </w:rPr>
        <w:t>/</w:t>
      </w:r>
      <w:r w:rsidRPr="00F449DE">
        <w:rPr>
          <w:rFonts w:ascii="宋体" w:eastAsia="宋体" w:hAnsi="宋体" w:cs="宋体" w:hint="eastAsia"/>
          <w:highlight w:val="yellow"/>
          <w:lang w:eastAsia="zh-CN"/>
        </w:rPr>
        <w:t>跨日一致性；</w:t>
      </w:r>
    </w:p>
    <w:p w14:paraId="73D32280" w14:textId="77777777" w:rsidR="00077A4C" w:rsidRPr="00F449DE" w:rsidRDefault="00077A4C" w:rsidP="00F449DE">
      <w:pPr>
        <w:pStyle w:val="a"/>
        <w:numPr>
          <w:ilvl w:val="1"/>
          <w:numId w:val="15"/>
        </w:numPr>
        <w:rPr>
          <w:highlight w:val="yellow"/>
          <w:lang w:eastAsia="zh-CN"/>
        </w:rPr>
      </w:pPr>
      <w:r w:rsidRPr="00F449DE">
        <w:rPr>
          <w:b/>
          <w:bCs/>
          <w:highlight w:val="yellow"/>
          <w:lang w:eastAsia="zh-CN"/>
        </w:rPr>
        <w:t>Explainability</w:t>
      </w:r>
      <w:r w:rsidRPr="00F449DE">
        <w:rPr>
          <w:rFonts w:ascii="宋体" w:eastAsia="宋体" w:hAnsi="宋体" w:cs="宋体" w:hint="eastAsia"/>
          <w:highlight w:val="yellow"/>
          <w:lang w:eastAsia="zh-CN"/>
        </w:rPr>
        <w:t>：输出与提示词的对应可解释性（被试能否说出</w:t>
      </w:r>
      <w:r w:rsidRPr="00F449DE">
        <w:rPr>
          <w:highlight w:val="yellow"/>
          <w:lang w:eastAsia="zh-CN"/>
        </w:rPr>
        <w:t>“</w:t>
      </w:r>
      <w:r w:rsidRPr="00F449DE">
        <w:rPr>
          <w:rFonts w:ascii="宋体" w:eastAsia="宋体" w:hAnsi="宋体" w:cs="宋体" w:hint="eastAsia"/>
          <w:highlight w:val="yellow"/>
          <w:lang w:eastAsia="zh-CN"/>
        </w:rPr>
        <w:t>变动来自何项提示</w:t>
      </w:r>
      <w:r w:rsidRPr="00F449DE">
        <w:rPr>
          <w:highlight w:val="yellow"/>
          <w:lang w:eastAsia="zh-CN"/>
        </w:rPr>
        <w:t>”</w:t>
      </w:r>
      <w:r w:rsidRPr="00F449DE">
        <w:rPr>
          <w:rFonts w:ascii="宋体" w:eastAsia="宋体" w:hAnsi="宋体" w:cs="宋体" w:hint="eastAsia"/>
          <w:highlight w:val="yellow"/>
          <w:lang w:eastAsia="zh-CN"/>
        </w:rPr>
        <w:t>）。</w:t>
      </w:r>
    </w:p>
    <w:p w14:paraId="05DF72C1" w14:textId="77777777" w:rsidR="00077A4C" w:rsidRPr="00F449DE" w:rsidRDefault="00077A4C" w:rsidP="00F449DE">
      <w:pPr>
        <w:pStyle w:val="a"/>
        <w:numPr>
          <w:ilvl w:val="0"/>
          <w:numId w:val="15"/>
        </w:numPr>
        <w:rPr>
          <w:highlight w:val="yellow"/>
          <w:lang w:eastAsia="zh-CN"/>
        </w:rPr>
      </w:pPr>
      <w:r w:rsidRPr="00F449DE">
        <w:rPr>
          <w:rFonts w:ascii="宋体" w:eastAsia="宋体" w:hAnsi="宋体" w:cs="宋体" w:hint="eastAsia"/>
          <w:b/>
          <w:bCs/>
          <w:highlight w:val="yellow"/>
          <w:lang w:eastAsia="zh-CN"/>
        </w:rPr>
        <w:t>任务与记录</w:t>
      </w:r>
      <w:r w:rsidRPr="00F449DE">
        <w:rPr>
          <w:rFonts w:ascii="宋体" w:eastAsia="宋体" w:hAnsi="宋体" w:cs="宋体" w:hint="eastAsia"/>
          <w:highlight w:val="yellow"/>
          <w:lang w:eastAsia="zh-CN"/>
        </w:rPr>
        <w:t>：小样本网格（</w:t>
      </w:r>
      <w:r w:rsidRPr="00F449DE">
        <w:rPr>
          <w:highlight w:val="yellow"/>
          <w:lang w:eastAsia="zh-CN"/>
        </w:rPr>
        <w:t xml:space="preserve">prompt × </w:t>
      </w:r>
      <w:r w:rsidRPr="00F449DE">
        <w:rPr>
          <w:rFonts w:ascii="宋体" w:eastAsia="宋体" w:hAnsi="宋体" w:cs="宋体" w:hint="eastAsia"/>
          <w:highlight w:val="yellow"/>
          <w:lang w:eastAsia="zh-CN"/>
        </w:rPr>
        <w:t>参数），对每张图记录</w:t>
      </w:r>
      <w:r w:rsidRPr="00F449DE">
        <w:rPr>
          <w:rFonts w:ascii="宋体" w:eastAsia="宋体" w:hAnsi="宋体" w:cs="宋体" w:hint="eastAsia"/>
          <w:b/>
          <w:bCs/>
          <w:highlight w:val="yellow"/>
          <w:lang w:eastAsia="zh-CN"/>
        </w:rPr>
        <w:t>目标</w:t>
      </w:r>
      <w:r w:rsidRPr="00F449DE">
        <w:rPr>
          <w:b/>
          <w:bCs/>
          <w:highlight w:val="yellow"/>
          <w:lang w:eastAsia="zh-CN"/>
        </w:rPr>
        <w:t>–</w:t>
      </w:r>
      <w:r w:rsidRPr="00F449DE">
        <w:rPr>
          <w:rFonts w:ascii="宋体" w:eastAsia="宋体" w:hAnsi="宋体" w:cs="宋体" w:hint="eastAsia"/>
          <w:b/>
          <w:bCs/>
          <w:highlight w:val="yellow"/>
          <w:lang w:eastAsia="zh-CN"/>
        </w:rPr>
        <w:t>实际差值</w:t>
      </w:r>
      <w:r w:rsidRPr="00F449DE">
        <w:rPr>
          <w:rFonts w:ascii="宋体" w:eastAsia="宋体" w:hAnsi="宋体" w:cs="宋体" w:hint="eastAsia"/>
          <w:highlight w:val="yellow"/>
          <w:lang w:eastAsia="zh-CN"/>
        </w:rPr>
        <w:t>、失败类型标签（偏色、层次丢失、溢出）。</w:t>
      </w:r>
    </w:p>
    <w:p w14:paraId="6841F91A" w14:textId="77777777" w:rsidR="00077A4C" w:rsidRPr="00F449DE" w:rsidRDefault="00077A4C" w:rsidP="00F449DE">
      <w:pPr>
        <w:pStyle w:val="a"/>
        <w:numPr>
          <w:ilvl w:val="0"/>
          <w:numId w:val="15"/>
        </w:numPr>
        <w:rPr>
          <w:highlight w:val="yellow"/>
          <w:lang w:eastAsia="zh-CN"/>
        </w:rPr>
      </w:pPr>
      <w:r w:rsidRPr="00F449DE">
        <w:rPr>
          <w:rFonts w:ascii="宋体" w:eastAsia="宋体" w:hAnsi="宋体" w:cs="宋体" w:hint="eastAsia"/>
          <w:highlight w:val="yellow"/>
          <w:lang w:eastAsia="zh-CN"/>
        </w:rPr>
        <w:t>与定性结合：在可用性访谈中加入</w:t>
      </w:r>
      <w:r w:rsidRPr="00F449DE">
        <w:rPr>
          <w:highlight w:val="yellow"/>
          <w:lang w:eastAsia="zh-CN"/>
        </w:rPr>
        <w:t>think-aloud</w:t>
      </w:r>
      <w:r w:rsidRPr="00F449DE">
        <w:rPr>
          <w:rFonts w:ascii="宋体" w:eastAsia="宋体" w:hAnsi="宋体" w:cs="宋体" w:hint="eastAsia"/>
          <w:highlight w:val="yellow"/>
          <w:lang w:eastAsia="zh-CN"/>
        </w:rPr>
        <w:t>与</w:t>
      </w:r>
      <w:r w:rsidRPr="00F449DE">
        <w:rPr>
          <w:highlight w:val="yellow"/>
          <w:lang w:eastAsia="zh-CN"/>
        </w:rPr>
        <w:t>cognitive walkthrough</w:t>
      </w:r>
      <w:r w:rsidRPr="00F449DE">
        <w:rPr>
          <w:rFonts w:ascii="宋体" w:eastAsia="宋体" w:hAnsi="宋体" w:cs="宋体" w:hint="eastAsia"/>
          <w:highlight w:val="yellow"/>
          <w:lang w:eastAsia="zh-CN"/>
        </w:rPr>
        <w:t>，记录用户如何理解提示词与失败反馈。</w:t>
      </w:r>
    </w:p>
    <w:p w14:paraId="45FE53FB" w14:textId="77777777" w:rsidR="00077A4C" w:rsidRPr="00077A4C" w:rsidRDefault="00077A4C" w:rsidP="00F449DE">
      <w:pPr>
        <w:rPr>
          <w:rFonts w:hint="eastAsia"/>
          <w:highlight w:val="yellow"/>
          <w:lang w:eastAsia="zh-CN"/>
        </w:rPr>
      </w:pPr>
      <w:r w:rsidRPr="00077A4C">
        <w:rPr>
          <w:rFonts w:hint="eastAsia"/>
          <w:highlight w:val="yellow"/>
          <w:lang w:eastAsia="zh-CN"/>
        </w:rPr>
        <w:t>产出物：</w:t>
      </w:r>
    </w:p>
    <w:p w14:paraId="48E88F7C" w14:textId="77777777" w:rsidR="00077A4C" w:rsidRPr="00F449DE" w:rsidRDefault="00077A4C" w:rsidP="00F449DE">
      <w:pPr>
        <w:pStyle w:val="a"/>
        <w:numPr>
          <w:ilvl w:val="0"/>
          <w:numId w:val="16"/>
        </w:numPr>
        <w:rPr>
          <w:highlight w:val="yellow"/>
          <w:lang w:eastAsia="zh-CN"/>
        </w:rPr>
      </w:pPr>
      <w:r w:rsidRPr="00F449DE">
        <w:rPr>
          <w:rFonts w:ascii="宋体" w:eastAsia="宋体" w:hAnsi="宋体" w:cs="宋体" w:hint="eastAsia"/>
          <w:highlight w:val="yellow"/>
          <w:lang w:eastAsia="zh-CN"/>
        </w:rPr>
        <w:lastRenderedPageBreak/>
        <w:t>表</w:t>
      </w:r>
      <w:r w:rsidRPr="00F449DE">
        <w:rPr>
          <w:highlight w:val="yellow"/>
          <w:lang w:eastAsia="zh-CN"/>
        </w:rPr>
        <w:t xml:space="preserve"> 2.6D </w:t>
      </w:r>
      <w:proofErr w:type="spellStart"/>
      <w:r w:rsidRPr="00F449DE">
        <w:rPr>
          <w:highlight w:val="yellow"/>
          <w:lang w:eastAsia="zh-CN"/>
        </w:rPr>
        <w:t>Promptability</w:t>
      </w:r>
      <w:proofErr w:type="spellEnd"/>
      <w:r w:rsidRPr="00F449DE">
        <w:rPr>
          <w:highlight w:val="yellow"/>
          <w:lang w:eastAsia="zh-CN"/>
        </w:rPr>
        <w:t xml:space="preserve">/Usability </w:t>
      </w:r>
      <w:r w:rsidRPr="00F449DE">
        <w:rPr>
          <w:rFonts w:ascii="宋体" w:eastAsia="宋体" w:hAnsi="宋体" w:cs="宋体" w:hint="eastAsia"/>
          <w:highlight w:val="yellow"/>
          <w:lang w:eastAsia="zh-CN"/>
        </w:rPr>
        <w:t>评估指标与阈值</w:t>
      </w:r>
    </w:p>
    <w:p w14:paraId="1CD576F1" w14:textId="77777777" w:rsidR="00077A4C" w:rsidRPr="00F449DE" w:rsidRDefault="00077A4C" w:rsidP="00F449DE">
      <w:pPr>
        <w:pStyle w:val="a"/>
        <w:numPr>
          <w:ilvl w:val="0"/>
          <w:numId w:val="16"/>
        </w:numPr>
        <w:rPr>
          <w:highlight w:val="yellow"/>
          <w:lang w:eastAsia="zh-CN"/>
        </w:rPr>
      </w:pPr>
      <w:r w:rsidRPr="00F449DE">
        <w:rPr>
          <w:rFonts w:ascii="宋体" w:eastAsia="宋体" w:hAnsi="宋体" w:cs="宋体" w:hint="eastAsia"/>
          <w:highlight w:val="yellow"/>
          <w:lang w:eastAsia="zh-CN"/>
        </w:rPr>
        <w:t>附录</w:t>
      </w:r>
      <w:r w:rsidRPr="00F449DE">
        <w:rPr>
          <w:highlight w:val="yellow"/>
          <w:lang w:eastAsia="zh-CN"/>
        </w:rPr>
        <w:t xml:space="preserve"> C </w:t>
      </w:r>
      <w:r w:rsidRPr="00F449DE">
        <w:rPr>
          <w:rFonts w:ascii="宋体" w:eastAsia="宋体" w:hAnsi="宋体" w:cs="宋体" w:hint="eastAsia"/>
          <w:highlight w:val="yellow"/>
          <w:lang w:eastAsia="zh-CN"/>
        </w:rPr>
        <w:t>可控度测试表格与评分规则</w:t>
      </w:r>
    </w:p>
    <w:p w14:paraId="37DEC674" w14:textId="77777777" w:rsidR="00077A4C" w:rsidRPr="00C57C9C" w:rsidRDefault="00077A4C" w:rsidP="00F449DE">
      <w:pPr>
        <w:rPr>
          <w:rFonts w:hint="eastAsia"/>
          <w:highlight w:val="yellow"/>
          <w:lang w:eastAsia="zh-CN"/>
        </w:rPr>
      </w:pPr>
    </w:p>
    <w:p w14:paraId="320F6562" w14:textId="77777777" w:rsidR="00077A4C" w:rsidRPr="00C57C9C" w:rsidRDefault="00077A4C" w:rsidP="00F449DE">
      <w:pPr>
        <w:rPr>
          <w:rFonts w:hint="eastAsia"/>
          <w:highlight w:val="yellow"/>
          <w:lang w:eastAsia="zh-CN"/>
        </w:rPr>
      </w:pPr>
    </w:p>
    <w:p w14:paraId="766D05C8" w14:textId="03383448" w:rsidR="00077A4C" w:rsidRPr="00C57C9C" w:rsidRDefault="00077A4C" w:rsidP="004579A4">
      <w:pPr>
        <w:pStyle w:val="Head3"/>
        <w:rPr>
          <w:rFonts w:eastAsiaTheme="minorEastAsia"/>
          <w:highlight w:val="yellow"/>
        </w:rPr>
      </w:pPr>
      <w:r w:rsidRPr="00C57C9C">
        <w:rPr>
          <w:rFonts w:eastAsiaTheme="minorEastAsia" w:hint="eastAsia"/>
          <w:highlight w:val="yellow"/>
        </w:rPr>
        <w:t>Generative Systems: Controllability &amp; Bias</w:t>
      </w:r>
    </w:p>
    <w:p w14:paraId="21295403" w14:textId="77777777" w:rsidR="00077A4C" w:rsidRPr="00077A4C" w:rsidRDefault="00077A4C" w:rsidP="00F449DE">
      <w:pPr>
        <w:rPr>
          <w:rFonts w:hint="eastAsia"/>
          <w:highlight w:val="yellow"/>
          <w:lang w:eastAsia="zh-CN"/>
        </w:rPr>
      </w:pPr>
      <w:r w:rsidRPr="00077A4C">
        <w:rPr>
          <w:rFonts w:hint="eastAsia"/>
          <w:highlight w:val="yellow"/>
          <w:lang w:eastAsia="zh-CN"/>
        </w:rPr>
        <w:t>目的：说明为什么需要人类基准与生成式对照。</w:t>
      </w:r>
      <w:r w:rsidRPr="00077A4C">
        <w:rPr>
          <w:highlight w:val="yellow"/>
          <w:lang w:eastAsia="zh-CN"/>
        </w:rPr>
        <w:br/>
      </w:r>
      <w:r w:rsidRPr="00077A4C">
        <w:rPr>
          <w:rFonts w:hint="eastAsia"/>
          <w:highlight w:val="yellow"/>
          <w:lang w:eastAsia="zh-CN"/>
        </w:rPr>
        <w:t>要点：</w:t>
      </w:r>
    </w:p>
    <w:p w14:paraId="4988BAD3" w14:textId="77777777" w:rsidR="00077A4C" w:rsidRPr="00F449DE" w:rsidRDefault="00077A4C" w:rsidP="00F449DE">
      <w:pPr>
        <w:pStyle w:val="a"/>
        <w:numPr>
          <w:ilvl w:val="0"/>
          <w:numId w:val="18"/>
        </w:numPr>
        <w:rPr>
          <w:highlight w:val="yellow"/>
          <w:lang w:eastAsia="zh-CN"/>
        </w:rPr>
      </w:pPr>
      <w:r w:rsidRPr="00F449DE">
        <w:rPr>
          <w:rFonts w:ascii="宋体" w:eastAsia="宋体" w:hAnsi="宋体" w:cs="宋体" w:hint="eastAsia"/>
          <w:highlight w:val="yellow"/>
          <w:lang w:eastAsia="zh-CN"/>
        </w:rPr>
        <w:t>语义可控</w:t>
      </w:r>
      <w:r w:rsidRPr="00F449DE">
        <w:rPr>
          <w:highlight w:val="yellow"/>
          <w:lang w:eastAsia="zh-CN"/>
        </w:rPr>
        <w:t>≠</w:t>
      </w:r>
      <w:r w:rsidRPr="00F449DE">
        <w:rPr>
          <w:rFonts w:ascii="宋体" w:eastAsia="宋体" w:hAnsi="宋体" w:cs="宋体" w:hint="eastAsia"/>
          <w:highlight w:val="yellow"/>
          <w:lang w:eastAsia="zh-CN"/>
        </w:rPr>
        <w:t>情感可控；常见偏差：季节性过拟合、关系语义弱化</w:t>
      </w:r>
    </w:p>
    <w:p w14:paraId="4045E2E7" w14:textId="21D70C15" w:rsidR="00077A4C" w:rsidRPr="004579A4" w:rsidRDefault="00077A4C" w:rsidP="004579A4">
      <w:pPr>
        <w:pStyle w:val="a"/>
        <w:numPr>
          <w:ilvl w:val="0"/>
          <w:numId w:val="18"/>
        </w:numPr>
        <w:rPr>
          <w:highlight w:val="yellow"/>
          <w:lang w:eastAsia="zh-CN"/>
        </w:rPr>
      </w:pPr>
      <w:r w:rsidRPr="00F449DE">
        <w:rPr>
          <w:rFonts w:ascii="宋体" w:eastAsia="宋体" w:hAnsi="宋体" w:cs="宋体" w:hint="eastAsia"/>
          <w:highlight w:val="yellow"/>
          <w:lang w:eastAsia="zh-CN"/>
        </w:rPr>
        <w:t>评测与校正范式：人类基准</w:t>
      </w:r>
      <w:r w:rsidRPr="00F449DE">
        <w:rPr>
          <w:rFonts w:ascii="Times New Roman" w:hAnsi="Times New Roman" w:cs="Times New Roman"/>
          <w:highlight w:val="yellow"/>
          <w:lang w:eastAsia="zh-CN"/>
        </w:rPr>
        <w:t>↔</w:t>
      </w:r>
      <w:r w:rsidRPr="00F449DE">
        <w:rPr>
          <w:highlight w:val="yellow"/>
          <w:lang w:eastAsia="zh-CN"/>
        </w:rPr>
        <w:t>GenAI</w:t>
      </w:r>
      <w:r w:rsidRPr="00F449DE">
        <w:rPr>
          <w:rFonts w:ascii="宋体" w:eastAsia="宋体" w:hAnsi="宋体" w:cs="宋体" w:hint="eastAsia"/>
          <w:highlight w:val="yellow"/>
          <w:lang w:eastAsia="zh-CN"/>
        </w:rPr>
        <w:t>、可控提示词与参数</w:t>
      </w:r>
      <w:r w:rsidRPr="00F449DE">
        <w:rPr>
          <w:highlight w:val="yellow"/>
          <w:lang w:eastAsia="zh-CN"/>
        </w:rPr>
        <w:br/>
      </w:r>
      <w:r w:rsidRPr="00F449DE">
        <w:rPr>
          <w:rFonts w:ascii="宋体" w:eastAsia="宋体" w:hAnsi="宋体" w:cs="宋体" w:hint="eastAsia"/>
          <w:b/>
          <w:bCs/>
          <w:highlight w:val="yellow"/>
          <w:lang w:eastAsia="zh-CN"/>
        </w:rPr>
        <w:t>产出</w:t>
      </w:r>
      <w:r w:rsidRPr="00F449DE">
        <w:rPr>
          <w:rFonts w:ascii="宋体" w:eastAsia="宋体" w:hAnsi="宋体" w:cs="宋体" w:hint="eastAsia"/>
          <w:highlight w:val="yellow"/>
          <w:lang w:eastAsia="zh-CN"/>
        </w:rPr>
        <w:t>：</w:t>
      </w:r>
      <w:r w:rsidRPr="00F449DE">
        <w:rPr>
          <w:rFonts w:ascii="宋体" w:eastAsia="宋体" w:hAnsi="宋体" w:cs="宋体" w:hint="eastAsia"/>
          <w:b/>
          <w:bCs/>
          <w:highlight w:val="yellow"/>
          <w:lang w:eastAsia="zh-CN"/>
        </w:rPr>
        <w:t>表</w:t>
      </w:r>
      <w:r w:rsidRPr="00F449DE">
        <w:rPr>
          <w:b/>
          <w:bCs/>
          <w:highlight w:val="yellow"/>
          <w:lang w:eastAsia="zh-CN"/>
        </w:rPr>
        <w:t xml:space="preserve"> 2.6 GenAI </w:t>
      </w:r>
      <w:r w:rsidRPr="00F449DE">
        <w:rPr>
          <w:rFonts w:ascii="宋体" w:eastAsia="宋体" w:hAnsi="宋体" w:cs="宋体" w:hint="eastAsia"/>
          <w:b/>
          <w:bCs/>
          <w:highlight w:val="yellow"/>
          <w:lang w:eastAsia="zh-CN"/>
        </w:rPr>
        <w:t>偏差</w:t>
      </w:r>
      <w:r w:rsidRPr="00F449DE">
        <w:rPr>
          <w:b/>
          <w:bCs/>
          <w:highlight w:val="yellow"/>
          <w:lang w:eastAsia="zh-CN"/>
        </w:rPr>
        <w:t>→</w:t>
      </w:r>
      <w:r w:rsidRPr="00F449DE">
        <w:rPr>
          <w:rFonts w:ascii="宋体" w:eastAsia="宋体" w:hAnsi="宋体" w:cs="宋体" w:hint="eastAsia"/>
          <w:b/>
          <w:bCs/>
          <w:highlight w:val="yellow"/>
          <w:lang w:eastAsia="zh-CN"/>
        </w:rPr>
        <w:t>诊断指标</w:t>
      </w:r>
      <w:r w:rsidRPr="00F449DE">
        <w:rPr>
          <w:b/>
          <w:bCs/>
          <w:highlight w:val="yellow"/>
          <w:lang w:eastAsia="zh-CN"/>
        </w:rPr>
        <w:t>→</w:t>
      </w:r>
      <w:r w:rsidRPr="00F449DE">
        <w:rPr>
          <w:rFonts w:ascii="宋体" w:eastAsia="宋体" w:hAnsi="宋体" w:cs="宋体" w:hint="eastAsia"/>
          <w:b/>
          <w:bCs/>
          <w:highlight w:val="yellow"/>
          <w:lang w:eastAsia="zh-CN"/>
        </w:rPr>
        <w:t>校正策略</w:t>
      </w:r>
      <w:r w:rsidRPr="00F449DE">
        <w:rPr>
          <w:rFonts w:ascii="宋体" w:eastAsia="宋体" w:hAnsi="宋体" w:cs="宋体" w:hint="eastAsia"/>
          <w:highlight w:val="yellow"/>
          <w:lang w:eastAsia="zh-CN"/>
        </w:rPr>
        <w:t>（为</w:t>
      </w:r>
      <w:r w:rsidRPr="00F449DE">
        <w:rPr>
          <w:highlight w:val="yellow"/>
          <w:lang w:eastAsia="zh-CN"/>
        </w:rPr>
        <w:t xml:space="preserve"> 3 </w:t>
      </w:r>
      <w:r w:rsidRPr="00F449DE">
        <w:rPr>
          <w:rFonts w:ascii="宋体" w:eastAsia="宋体" w:hAnsi="宋体" w:cs="宋体" w:hint="eastAsia"/>
          <w:highlight w:val="yellow"/>
          <w:lang w:eastAsia="zh-CN"/>
        </w:rPr>
        <w:t>章做准备）</w:t>
      </w:r>
    </w:p>
    <w:p w14:paraId="79AF14D5" w14:textId="2367F3C1" w:rsidR="00077A4C" w:rsidRDefault="004579A4" w:rsidP="004579A4">
      <w:pPr>
        <w:pStyle w:val="Head2"/>
        <w:rPr>
          <w:lang w:eastAsia="zh-CN"/>
        </w:rPr>
      </w:pPr>
      <w:r>
        <w:rPr>
          <w:rFonts w:hint="eastAsia"/>
          <w:lang w:eastAsia="zh-CN"/>
        </w:rPr>
        <w:t>Summary</w:t>
      </w:r>
    </w:p>
    <w:p w14:paraId="30025744" w14:textId="77777777" w:rsidR="00077A4C" w:rsidRDefault="00077A4C" w:rsidP="00F449DE">
      <w:pPr>
        <w:rPr>
          <w:rFonts w:hint="eastAsia"/>
          <w:lang w:eastAsia="zh-CN"/>
        </w:rPr>
      </w:pPr>
    </w:p>
    <w:p w14:paraId="77906C6A" w14:textId="77777777" w:rsidR="00220DD0" w:rsidRDefault="00220DD0" w:rsidP="00F449DE">
      <w:pPr>
        <w:pStyle w:val="Head1"/>
        <w:rPr>
          <w:lang w:eastAsia="zh-CN"/>
        </w:rPr>
        <w:sectPr w:rsidR="00220DD0" w:rsidSect="00220DD0">
          <w:pgSz w:w="11906" w:h="16838"/>
          <w:pgMar w:top="1440" w:right="1800" w:bottom="1440" w:left="1800" w:header="851" w:footer="992" w:gutter="0"/>
          <w:cols w:space="425"/>
          <w:docGrid w:type="lines" w:linePitch="312"/>
        </w:sectPr>
      </w:pPr>
    </w:p>
    <w:p w14:paraId="7A9C0FCC" w14:textId="77777777" w:rsidR="00220DD0" w:rsidRDefault="00220DD0" w:rsidP="00650536">
      <w:pPr>
        <w:pStyle w:val="Head1"/>
      </w:pPr>
      <w:r>
        <w:lastRenderedPageBreak/>
        <w:t>Reference</w:t>
      </w:r>
    </w:p>
    <w:p w14:paraId="60800388" w14:textId="77777777" w:rsidR="00CF1C27" w:rsidRDefault="00220DD0" w:rsidP="00650536">
      <w:pPr>
        <w:pStyle w:val="Bibentry"/>
      </w:pPr>
      <w:r>
        <w:rPr>
          <w:rFonts w:hint="eastAsia"/>
        </w:rPr>
        <w:fldChar w:fldCharType="begin"/>
      </w:r>
      <w:r w:rsidR="00CF1C27">
        <w:instrText xml:space="preserve"> ADDIN ZOTERO_BIBL {"uncited":[],"omitted":[],"custom":[]} CSL_BIBLIOGRAPHY </w:instrText>
      </w:r>
      <w:r>
        <w:rPr>
          <w:rFonts w:hint="eastAsia"/>
        </w:rPr>
        <w:fldChar w:fldCharType="separate"/>
      </w:r>
      <w:r w:rsidR="00CF1C27">
        <w:t xml:space="preserve">Acheampong, F., Nunoo-Mensah, H., &amp; Chen, W. (2021). </w:t>
      </w:r>
      <w:r w:rsidR="00CF1C27">
        <w:rPr>
          <w:i/>
          <w:iCs/>
        </w:rPr>
        <w:t>Transformer models for text-based emotion detection: A review of BERT-based approaches</w:t>
      </w:r>
      <w:r w:rsidR="00CF1C27">
        <w:t>.</w:t>
      </w:r>
    </w:p>
    <w:p w14:paraId="2A14735E" w14:textId="77777777" w:rsidR="00CF1C27" w:rsidRDefault="00CF1C27" w:rsidP="00650536">
      <w:pPr>
        <w:pStyle w:val="Bibentry"/>
      </w:pPr>
      <w:r>
        <w:t xml:space="preserve">Allen, G. (with Unknown Library). (1877). </w:t>
      </w:r>
      <w:r>
        <w:rPr>
          <w:i/>
          <w:iCs/>
        </w:rPr>
        <w:t>Physiological aesthetics</w:t>
      </w:r>
      <w:r>
        <w:t>. New York : Garland Pub. http://archive.org/details/physiologicalae00allegoog</w:t>
      </w:r>
    </w:p>
    <w:p w14:paraId="6D9A9365" w14:textId="77777777" w:rsidR="00CF1C27" w:rsidRDefault="00CF1C27" w:rsidP="00650536">
      <w:pPr>
        <w:pStyle w:val="Bibentry"/>
      </w:pPr>
      <w:r>
        <w:t xml:space="preserve">Bengio, Y., Ducharme, R., Vincent, P., &amp; Janvin, C. (2003). A neural probabilistic language model. </w:t>
      </w:r>
      <w:r>
        <w:rPr>
          <w:i/>
          <w:iCs/>
        </w:rPr>
        <w:t>J. Mach. Learn. Res.</w:t>
      </w:r>
      <w:r>
        <w:t xml:space="preserve">, </w:t>
      </w:r>
      <w:r>
        <w:rPr>
          <w:i/>
          <w:iCs/>
        </w:rPr>
        <w:t>3</w:t>
      </w:r>
      <w:r>
        <w:t>(null), 1137–1155.</w:t>
      </w:r>
    </w:p>
    <w:p w14:paraId="5E157703" w14:textId="77777777" w:rsidR="00CF1C27" w:rsidRDefault="00CF1C27" w:rsidP="00650536">
      <w:pPr>
        <w:pStyle w:val="Bibentry"/>
      </w:pPr>
      <w:r>
        <w:t xml:space="preserve">Bengio, Y., Ducharme, R., Vincent, P., &amp; Jauvin, C. (2010). A neural probabilistic language model. journal of machine learning research, 3 (feb): 1137-1155, 2003. </w:t>
      </w:r>
      <w:r>
        <w:rPr>
          <w:i/>
          <w:iCs/>
        </w:rPr>
        <w:t>Google Scholar Google Scholar Digital Library Digital Library</w:t>
      </w:r>
      <w:r>
        <w:t>.</w:t>
      </w:r>
    </w:p>
    <w:p w14:paraId="78838886" w14:textId="77777777" w:rsidR="00CF1C27" w:rsidRDefault="00CF1C27" w:rsidP="00650536">
      <w:pPr>
        <w:pStyle w:val="Bibentry"/>
      </w:pPr>
      <w:r>
        <w:t xml:space="preserve">Berlyne, D. E. (Ed.). (1974). </w:t>
      </w:r>
      <w:r>
        <w:rPr>
          <w:i/>
          <w:iCs/>
        </w:rPr>
        <w:t>Studies in the new experimental aesthetics: Steps toward an objective psychology of aesthetic appreciation</w:t>
      </w:r>
      <w:r>
        <w:t xml:space="preserve"> (pp. viii, 340). Hemisphere.</w:t>
      </w:r>
    </w:p>
    <w:p w14:paraId="69198619" w14:textId="77777777" w:rsidR="00CF1C27" w:rsidRDefault="00CF1C27" w:rsidP="00650536">
      <w:pPr>
        <w:pStyle w:val="Bibentry"/>
      </w:pPr>
      <w:r>
        <w:t xml:space="preserve">Berlyne, D. E. (with Internet Archive). (1971). </w:t>
      </w:r>
      <w:r>
        <w:rPr>
          <w:i/>
          <w:iCs/>
        </w:rPr>
        <w:t>Aesthetics and psychobiology</w:t>
      </w:r>
      <w:r>
        <w:t>. New York, Appleton-Century-Crofts. http://archive.org/details/aestheticspsycho0000berl</w:t>
      </w:r>
    </w:p>
    <w:p w14:paraId="133A4C05" w14:textId="77777777" w:rsidR="00CF1C27" w:rsidRDefault="00CF1C27" w:rsidP="00650536">
      <w:pPr>
        <w:pStyle w:val="Bibentry"/>
      </w:pPr>
      <w:r>
        <w:t xml:space="preserve">Blattmann, A., Rombach, R., Oktay, K., &amp; Ommer, B. (2022). </w:t>
      </w:r>
      <w:r>
        <w:rPr>
          <w:i/>
          <w:iCs/>
        </w:rPr>
        <w:t>Retrieval-augmented diffusion models</w:t>
      </w:r>
      <w:r>
        <w:t xml:space="preserve"> (No. arXiv:2204.11824; Version 1). arXiv. https://doi.org/10.48550/arXiv.2204.11824</w:t>
      </w:r>
    </w:p>
    <w:p w14:paraId="3E83149D" w14:textId="77777777" w:rsidR="00CF1C27" w:rsidRDefault="00CF1C27" w:rsidP="00650536">
      <w:pPr>
        <w:pStyle w:val="Bibentry"/>
      </w:pPr>
      <w:r>
        <w:t xml:space="preserve">Buker, T., Kamin, S. T., van Remmen, J., Wartzack, S., &amp; Miehling, J. (2024). Fostering self-efficacy through usability and emotional product design? An explorative study. </w:t>
      </w:r>
      <w:r>
        <w:rPr>
          <w:i/>
          <w:iCs/>
        </w:rPr>
        <w:t>Research in Engineering Design</w:t>
      </w:r>
      <w:r>
        <w:t xml:space="preserve">, </w:t>
      </w:r>
      <w:r>
        <w:rPr>
          <w:i/>
          <w:iCs/>
        </w:rPr>
        <w:t>35</w:t>
      </w:r>
      <w:r>
        <w:t>(4), 329–342. https://doi.org/10.1007/s00163-024-00435-9</w:t>
      </w:r>
    </w:p>
    <w:p w14:paraId="45BA98BC" w14:textId="77777777" w:rsidR="00CF1C27" w:rsidRDefault="00CF1C27" w:rsidP="00650536">
      <w:pPr>
        <w:pStyle w:val="Bibentry"/>
      </w:pPr>
      <w:r>
        <w:t xml:space="preserve">Cao, Y., Li, S., Liu, Y., Yan, Z., Dai, Y., Yu, P. S., &amp; Sun, L. (2023). </w:t>
      </w:r>
      <w:r>
        <w:rPr>
          <w:i/>
          <w:iCs/>
        </w:rPr>
        <w:t>A comprehensive survey of AI-generated content (AIGC): A history of generative AI from GAN to ChatGPT</w:t>
      </w:r>
      <w:r>
        <w:t xml:space="preserve"> (No. arXiv:2303.04226). arXiv. https://doi.org/10.48550/arXiv.2303.04226</w:t>
      </w:r>
    </w:p>
    <w:p w14:paraId="22824C00" w14:textId="77777777" w:rsidR="00CF1C27" w:rsidRDefault="00CF1C27" w:rsidP="00650536">
      <w:pPr>
        <w:pStyle w:val="Bibentry"/>
      </w:pPr>
      <w:r>
        <w:t xml:space="preserve">Carrasco, M., González-Martín, C., Navajas-Torrente, S., &amp; Dastres, R. (2024). Level of agreement between emotions generated by artificial intelligence and human evaluation: A methodological proposal. </w:t>
      </w:r>
      <w:r>
        <w:rPr>
          <w:i/>
          <w:iCs/>
        </w:rPr>
        <w:t>Electronics</w:t>
      </w:r>
      <w:r>
        <w:t xml:space="preserve">, </w:t>
      </w:r>
      <w:r>
        <w:rPr>
          <w:i/>
          <w:iCs/>
        </w:rPr>
        <w:t>13</w:t>
      </w:r>
      <w:r>
        <w:t>(20), 4014. https://doi.org/10.3390/electronics13204014</w:t>
      </w:r>
    </w:p>
    <w:p w14:paraId="7BAA5E75" w14:textId="77777777" w:rsidR="00CF1C27" w:rsidRDefault="00CF1C27" w:rsidP="00650536">
      <w:pPr>
        <w:pStyle w:val="Bibentry"/>
      </w:pPr>
      <w:r>
        <w:t xml:space="preserve">Chen, W., Hu, H., Saharia, C., &amp; Cohen, W. W. (2022). </w:t>
      </w:r>
      <w:r>
        <w:rPr>
          <w:i/>
          <w:iCs/>
        </w:rPr>
        <w:t>Re-imagen: Retrieval-augmented text-to-image generator</w:t>
      </w:r>
      <w:r>
        <w:t xml:space="preserve"> (No. arXiv:2209.14491). arXiv. https://doi.org/10.48550/arXiv.2209.14491</w:t>
      </w:r>
    </w:p>
    <w:p w14:paraId="51F6B320" w14:textId="77777777" w:rsidR="00CF1C27" w:rsidRDefault="00CF1C27" w:rsidP="00650536">
      <w:pPr>
        <w:pStyle w:val="Bibentry"/>
      </w:pPr>
      <w:r>
        <w:t xml:space="preserve">Chitturi, R., Londoño, J. C., &amp; Henriquez, M. C. (2022). Visual design elements of product packaging: Implications for consumers’ emotions, perceptions of quality, and price. </w:t>
      </w:r>
      <w:r>
        <w:rPr>
          <w:i/>
          <w:iCs/>
        </w:rPr>
        <w:t>Color Research &amp; Application</w:t>
      </w:r>
      <w:r>
        <w:t xml:space="preserve">, </w:t>
      </w:r>
      <w:r>
        <w:rPr>
          <w:i/>
          <w:iCs/>
        </w:rPr>
        <w:t>47</w:t>
      </w:r>
      <w:r>
        <w:t>(3), 729–744. https://doi.org/10.1002/col.22761</w:t>
      </w:r>
    </w:p>
    <w:p w14:paraId="0042BFF3" w14:textId="77777777" w:rsidR="00CF1C27" w:rsidRDefault="00CF1C27" w:rsidP="00650536">
      <w:pPr>
        <w:pStyle w:val="Bibentry"/>
      </w:pPr>
      <w:r>
        <w:t xml:space="preserve">Chitturi, R., Raghunathan, R., &amp; Mahajan, V. (2007). Form versus function: How the intensities of specific emotions evoked in functional versus hedonic trade-offs mediate product preferences. </w:t>
      </w:r>
      <w:r>
        <w:rPr>
          <w:i/>
          <w:iCs/>
        </w:rPr>
        <w:t>Journal of Marketing Research</w:t>
      </w:r>
      <w:r>
        <w:t xml:space="preserve">, </w:t>
      </w:r>
      <w:r>
        <w:rPr>
          <w:i/>
          <w:iCs/>
        </w:rPr>
        <w:t>44</w:t>
      </w:r>
      <w:r>
        <w:t>(4), 702–714. https://doi.org/10.1509/jmkr.44.4.702</w:t>
      </w:r>
    </w:p>
    <w:p w14:paraId="1BCA8148" w14:textId="77777777" w:rsidR="00CF1C27" w:rsidRDefault="00CF1C27" w:rsidP="00650536">
      <w:pPr>
        <w:pStyle w:val="Bibentry"/>
      </w:pPr>
      <w:r>
        <w:t xml:space="preserve">Clay, F. (1908). The origin of the aesthetic emotion. </w:t>
      </w:r>
      <w:r>
        <w:rPr>
          <w:i/>
          <w:iCs/>
        </w:rPr>
        <w:t>Sammelb</w:t>
      </w:r>
      <w:r>
        <w:rPr>
          <w:rFonts w:ascii="Times New Roman" w:hAnsi="Times New Roman" w:cs="Times New Roman"/>
          <w:i/>
          <w:iCs/>
        </w:rPr>
        <w:t>�</w:t>
      </w:r>
      <w:r>
        <w:rPr>
          <w:i/>
          <w:iCs/>
        </w:rPr>
        <w:t>nde Der Internationalen Musikgesellschaft</w:t>
      </w:r>
      <w:r>
        <w:t xml:space="preserve">, </w:t>
      </w:r>
      <w:r>
        <w:rPr>
          <w:i/>
          <w:iCs/>
        </w:rPr>
        <w:t>9</w:t>
      </w:r>
      <w:r>
        <w:t>(2), 282–290.</w:t>
      </w:r>
    </w:p>
    <w:p w14:paraId="42CE5CE2" w14:textId="77777777" w:rsidR="00CF1C27" w:rsidRDefault="00CF1C27" w:rsidP="00650536">
      <w:pPr>
        <w:pStyle w:val="Bibentry"/>
      </w:pPr>
      <w:r>
        <w:t xml:space="preserve">Demirbilek, O., &amp; Sene, B. (2003). Product design, semantics and emotional response. </w:t>
      </w:r>
      <w:r>
        <w:rPr>
          <w:i/>
          <w:iCs/>
        </w:rPr>
        <w:t>Researchgate</w:t>
      </w:r>
      <w:r>
        <w:t>. https://doi.org/10.1080/00140130310001610874</w:t>
      </w:r>
    </w:p>
    <w:p w14:paraId="01CE1509" w14:textId="77777777" w:rsidR="00CF1C27" w:rsidRDefault="00CF1C27" w:rsidP="00650536">
      <w:pPr>
        <w:pStyle w:val="Bibentry"/>
      </w:pPr>
      <w:r>
        <w:t xml:space="preserve">Desmet, P., &amp; Hekkert, P. (2007). Framework of Product Experience. </w:t>
      </w:r>
      <w:r>
        <w:rPr>
          <w:i/>
          <w:iCs/>
        </w:rPr>
        <w:t>International Journal of Design</w:t>
      </w:r>
      <w:r>
        <w:t xml:space="preserve">, </w:t>
      </w:r>
      <w:r>
        <w:rPr>
          <w:i/>
          <w:iCs/>
        </w:rPr>
        <w:t>1</w:t>
      </w:r>
      <w:r>
        <w:t>, 57–66.</w:t>
      </w:r>
    </w:p>
    <w:p w14:paraId="5A099FF5" w14:textId="77777777" w:rsidR="00CF1C27" w:rsidRDefault="00CF1C27" w:rsidP="00650536">
      <w:pPr>
        <w:pStyle w:val="Bibentry"/>
      </w:pPr>
      <w:r>
        <w:t xml:space="preserve">Devlin, J., Chang, M.-W., Lee, K., &amp; Toutanova, K. (2019). BERT: Pre-training of deep bidirectional transformers for language understanding. In J. Burstein, C. Doran, &amp; T. Solorio (Eds), </w:t>
      </w:r>
      <w:r>
        <w:rPr>
          <w:i/>
          <w:iCs/>
        </w:rPr>
        <w:t>Proceedings of the 2019 Conference of the North American Chapter of the Association for Computational Linguistics: Human Language Technologies, Volume 1 (long and Short Papers)</w:t>
      </w:r>
      <w:r>
        <w:t xml:space="preserve"> (pp. 4171–4186). Association for Computational Linguistics. https://doi.org/10.18653/v1/N19-1423</w:t>
      </w:r>
    </w:p>
    <w:p w14:paraId="3E4A61DB" w14:textId="77777777" w:rsidR="00CF1C27" w:rsidRDefault="00CF1C27" w:rsidP="00650536">
      <w:pPr>
        <w:pStyle w:val="Bibentry"/>
      </w:pPr>
      <w:r>
        <w:t xml:space="preserve">Dietz, S. T. (2022). </w:t>
      </w:r>
      <w:r>
        <w:rPr>
          <w:i/>
          <w:iCs/>
        </w:rPr>
        <w:t>The complete language of flowers: A definitive and illustrated history</w:t>
      </w:r>
      <w:r>
        <w:t xml:space="preserve"> (Illustrated edition). Wellfleet Press.</w:t>
      </w:r>
    </w:p>
    <w:p w14:paraId="4698F5F6" w14:textId="77777777" w:rsidR="00CF1C27" w:rsidRDefault="00CF1C27" w:rsidP="00650536">
      <w:pPr>
        <w:pStyle w:val="Bibentry"/>
      </w:pPr>
      <w:r>
        <w:t xml:space="preserve">Elliot, A. J., &amp; Maier, M. A. (2014). Color psychology: Effects of perceiving color on psychological functioning in humans. </w:t>
      </w:r>
      <w:r>
        <w:rPr>
          <w:i/>
          <w:iCs/>
        </w:rPr>
        <w:t>Annual Review of Psychology</w:t>
      </w:r>
      <w:r>
        <w:t xml:space="preserve">, </w:t>
      </w:r>
      <w:r>
        <w:rPr>
          <w:i/>
          <w:iCs/>
        </w:rPr>
        <w:t>65</w:t>
      </w:r>
      <w:r>
        <w:t>(Volume 65, 2014), 95–120. https://doi.org/10.1146/annurev-psych-010213-115035</w:t>
      </w:r>
    </w:p>
    <w:p w14:paraId="7520AB51" w14:textId="77777777" w:rsidR="00CF1C27" w:rsidRDefault="00CF1C27" w:rsidP="00650536">
      <w:pPr>
        <w:pStyle w:val="Bibentry"/>
      </w:pPr>
      <w:r>
        <w:rPr>
          <w:i/>
          <w:iCs/>
        </w:rPr>
        <w:t>Emotional Design—Why We Love (or Hate) Everyday Things (2003) (Donald A. Norman) (Z-Library)</w:t>
      </w:r>
      <w:r>
        <w:t>. (n.d.).</w:t>
      </w:r>
    </w:p>
    <w:p w14:paraId="0159312D" w14:textId="77777777" w:rsidR="00CF1C27" w:rsidRDefault="00CF1C27" w:rsidP="00650536">
      <w:pPr>
        <w:pStyle w:val="Bibentry"/>
      </w:pPr>
      <w:r>
        <w:t xml:space="preserve">Finet, A., Kristoforidis, K., &amp; Laznicka, J. (2025). </w:t>
      </w:r>
      <w:r>
        <w:rPr>
          <w:i/>
          <w:iCs/>
        </w:rPr>
        <w:t>The limits of AI in understanding emotions: Challenges in bridging human experience and machine perception</w:t>
      </w:r>
      <w:r>
        <w:t>. F1000Research. https://doi.org/10.12688/f1000research.164796.1</w:t>
      </w:r>
    </w:p>
    <w:p w14:paraId="55C02A71" w14:textId="77777777" w:rsidR="00CF1C27" w:rsidRDefault="00CF1C27" w:rsidP="00650536">
      <w:pPr>
        <w:pStyle w:val="Bibentry"/>
      </w:pPr>
      <w:r>
        <w:rPr>
          <w:i/>
          <w:iCs/>
        </w:rPr>
        <w:t>GenAI revenue could surpass $1T by 2028</w:t>
      </w:r>
      <w:r>
        <w:t>. (2025). Morgan Stanley. https://www.morganstanley.com/insights/articles/genai-revenue-growth-and-profitability</w:t>
      </w:r>
    </w:p>
    <w:p w14:paraId="48291980" w14:textId="77777777" w:rsidR="00CF1C27" w:rsidRDefault="00CF1C27" w:rsidP="00650536">
      <w:pPr>
        <w:pStyle w:val="Bibentry"/>
      </w:pPr>
      <w:r>
        <w:t xml:space="preserve">Hassenzahl, M. (2010). </w:t>
      </w:r>
      <w:r>
        <w:rPr>
          <w:i/>
          <w:iCs/>
        </w:rPr>
        <w:t>Experience design: Technology for all the right reasons</w:t>
      </w:r>
      <w:r>
        <w:t xml:space="preserve"> (1st ed. 2010). Springer International Publishing. https://doi.org/10.1007/978-3-031-02191-6</w:t>
      </w:r>
    </w:p>
    <w:p w14:paraId="6BC430BE" w14:textId="77777777" w:rsidR="00CF1C27" w:rsidRDefault="00CF1C27" w:rsidP="00650536">
      <w:pPr>
        <w:pStyle w:val="Bibentry"/>
      </w:pPr>
      <w:r>
        <w:t xml:space="preserve">Hemphill, M. (1996). A note on adults’ color-emotion associations. </w:t>
      </w:r>
      <w:r>
        <w:rPr>
          <w:i/>
          <w:iCs/>
        </w:rPr>
        <w:t>Journal of Genetic Psychology</w:t>
      </w:r>
      <w:r>
        <w:t xml:space="preserve">, </w:t>
      </w:r>
      <w:r>
        <w:rPr>
          <w:i/>
          <w:iCs/>
        </w:rPr>
        <w:t>157</w:t>
      </w:r>
      <w:r>
        <w:t>(3), 275. https://doi.org/10.1080/00221325.1996.9914865</w:t>
      </w:r>
    </w:p>
    <w:p w14:paraId="608EE2C8" w14:textId="77777777" w:rsidR="00CF1C27" w:rsidRDefault="00CF1C27" w:rsidP="00650536">
      <w:pPr>
        <w:pStyle w:val="Bibentry"/>
      </w:pPr>
      <w:r>
        <w:t xml:space="preserve">Hou, Y., Zeng, X., Wang, Y., Yang, M., Chen, X., &amp; Zeng, W. (2025). </w:t>
      </w:r>
      <w:r>
        <w:rPr>
          <w:i/>
          <w:iCs/>
        </w:rPr>
        <w:t>GenColor: Generative color-concept association in visual design</w:t>
      </w:r>
      <w:r>
        <w:t>. https://doi.org/10.1145/3706598.3713418</w:t>
      </w:r>
    </w:p>
    <w:p w14:paraId="649EF2F0" w14:textId="77777777" w:rsidR="00CF1C27" w:rsidRDefault="00CF1C27" w:rsidP="00650536">
      <w:pPr>
        <w:pStyle w:val="Bibentry"/>
      </w:pPr>
      <w:r>
        <w:t xml:space="preserve">IDC China. (2024). </w:t>
      </w:r>
      <w:r>
        <w:rPr>
          <w:rFonts w:ascii="宋体" w:eastAsia="宋体" w:hAnsi="宋体" w:cs="宋体" w:hint="eastAsia"/>
          <w:i/>
          <w:iCs/>
        </w:rPr>
        <w:t>技术革新引领未来</w:t>
      </w:r>
      <w:r>
        <w:rPr>
          <w:i/>
          <w:iCs/>
        </w:rPr>
        <w:t>——</w:t>
      </w:r>
      <w:r>
        <w:rPr>
          <w:rFonts w:ascii="宋体" w:eastAsia="宋体" w:hAnsi="宋体" w:cs="宋体" w:hint="eastAsia"/>
          <w:i/>
          <w:iCs/>
        </w:rPr>
        <w:t>生成式</w:t>
      </w:r>
      <w:r>
        <w:rPr>
          <w:i/>
          <w:iCs/>
        </w:rPr>
        <w:t xml:space="preserve"> AI </w:t>
      </w:r>
      <w:r>
        <w:rPr>
          <w:rFonts w:ascii="宋体" w:eastAsia="宋体" w:hAnsi="宋体" w:cs="宋体" w:hint="eastAsia"/>
          <w:i/>
          <w:iCs/>
        </w:rPr>
        <w:t>塑造核心发展引擎</w:t>
      </w:r>
      <w:r>
        <w:t>. IDC China.</w:t>
      </w:r>
    </w:p>
    <w:p w14:paraId="40DACAB0" w14:textId="77777777" w:rsidR="00CF1C27" w:rsidRDefault="00CF1C27" w:rsidP="00650536">
      <w:pPr>
        <w:pStyle w:val="Bibentry"/>
      </w:pPr>
      <w:r>
        <w:t xml:space="preserve">Jordan, P. W. (2000). </w:t>
      </w:r>
      <w:r>
        <w:rPr>
          <w:i/>
          <w:iCs/>
        </w:rPr>
        <w:t>Designing pleasurable products: An introduction to the new human factors</w:t>
      </w:r>
      <w:r>
        <w:t>. CRC Press.</w:t>
      </w:r>
    </w:p>
    <w:p w14:paraId="249E9230" w14:textId="77777777" w:rsidR="00CF1C27" w:rsidRDefault="00CF1C27" w:rsidP="00650536">
      <w:pPr>
        <w:pStyle w:val="Bibentry"/>
      </w:pPr>
      <w:r>
        <w:t xml:space="preserve">Kleine-Cosack, C. (2006). </w:t>
      </w:r>
      <w:r>
        <w:rPr>
          <w:i/>
          <w:iCs/>
        </w:rPr>
        <w:t>Recognition and simulation of emotions</w:t>
      </w:r>
      <w:r>
        <w:t>.</w:t>
      </w:r>
    </w:p>
    <w:p w14:paraId="725B0384" w14:textId="77777777" w:rsidR="00CF1C27" w:rsidRDefault="00CF1C27" w:rsidP="00650536">
      <w:pPr>
        <w:pStyle w:val="Bibentry"/>
      </w:pPr>
      <w:r>
        <w:t xml:space="preserve">Kobayashi, S. (1981). The aim and method of the color image scale. </w:t>
      </w:r>
      <w:r>
        <w:rPr>
          <w:i/>
          <w:iCs/>
        </w:rPr>
        <w:t>Color Research &amp; Application</w:t>
      </w:r>
      <w:r>
        <w:t xml:space="preserve">, </w:t>
      </w:r>
      <w:r>
        <w:rPr>
          <w:i/>
          <w:iCs/>
        </w:rPr>
        <w:t>6</w:t>
      </w:r>
      <w:r>
        <w:t>(2), 93–107. https://doi.org/10.1002/col.5080060210</w:t>
      </w:r>
    </w:p>
    <w:p w14:paraId="28A2D51E" w14:textId="77777777" w:rsidR="00CF1C27" w:rsidRDefault="00CF1C27" w:rsidP="00650536">
      <w:pPr>
        <w:pStyle w:val="Bibentry"/>
      </w:pPr>
      <w:r>
        <w:t xml:space="preserve">Leder, H., Belke, B., Oeberst, A., &amp; Augustin, D. (2004). A model of aesthetic appreciation and aesthetic judgments. </w:t>
      </w:r>
      <w:r>
        <w:rPr>
          <w:i/>
          <w:iCs/>
        </w:rPr>
        <w:t>British Journal of Psychology (London, England: 1953)</w:t>
      </w:r>
      <w:r>
        <w:t xml:space="preserve">, </w:t>
      </w:r>
      <w:r>
        <w:rPr>
          <w:i/>
          <w:iCs/>
        </w:rPr>
        <w:t>95</w:t>
      </w:r>
      <w:r>
        <w:t>(Pt 4), 489–508. https://doi.org/10.1348/0007126042369811</w:t>
      </w:r>
    </w:p>
    <w:p w14:paraId="09D6A49C" w14:textId="77777777" w:rsidR="00CF1C27" w:rsidRDefault="00CF1C27" w:rsidP="00650536">
      <w:pPr>
        <w:pStyle w:val="Bibentry"/>
      </w:pPr>
      <w:r>
        <w:t xml:space="preserve">Li, H., Liu, Y., Guo, Q., Shi, M., Zhang, P., &amp; Kim, S. (2025). Unveiling the complexity of designers’ intention to use generative AI in corporate product design: A grounded theory and fsQCA. </w:t>
      </w:r>
      <w:r>
        <w:rPr>
          <w:i/>
          <w:iCs/>
        </w:rPr>
        <w:t>Systems</w:t>
      </w:r>
      <w:r>
        <w:t xml:space="preserve">, </w:t>
      </w:r>
      <w:r>
        <w:rPr>
          <w:i/>
          <w:iCs/>
        </w:rPr>
        <w:t>13</w:t>
      </w:r>
      <w:r>
        <w:t>(4), 275. https://doi.org/10.3390/systems13040275</w:t>
      </w:r>
    </w:p>
    <w:p w14:paraId="0A75BDCE" w14:textId="77777777" w:rsidR="00CF1C27" w:rsidRDefault="00CF1C27" w:rsidP="00650536">
      <w:pPr>
        <w:pStyle w:val="Bibentry"/>
      </w:pPr>
      <w:r>
        <w:lastRenderedPageBreak/>
        <w:t xml:space="preserve">Li, H., Wang, Y., &amp; Qu, H. (2024). Where are we so far? Understanding data storytelling tools from the perspective of human-AI collaboration. </w:t>
      </w:r>
      <w:r>
        <w:rPr>
          <w:i/>
          <w:iCs/>
        </w:rPr>
        <w:t>Proceedings of the CHI Conference on Human Factors in Computing Systems</w:t>
      </w:r>
      <w:r>
        <w:t>, 1–19. https://doi.org/10.1145/3613904.3642726</w:t>
      </w:r>
    </w:p>
    <w:p w14:paraId="61FF4619" w14:textId="77777777" w:rsidR="00CF1C27" w:rsidRDefault="00CF1C27" w:rsidP="00650536">
      <w:pPr>
        <w:pStyle w:val="Bibentry"/>
      </w:pPr>
      <w:r>
        <w:t xml:space="preserve">Liu, B. (2010). </w:t>
      </w:r>
      <w:r>
        <w:rPr>
          <w:i/>
          <w:iCs/>
        </w:rPr>
        <w:t>Sentiment analysis and subjectivity</w:t>
      </w:r>
      <w:r>
        <w:t>.</w:t>
      </w:r>
    </w:p>
    <w:p w14:paraId="19312B1D" w14:textId="77777777" w:rsidR="00CF1C27" w:rsidRDefault="00CF1C27" w:rsidP="00650536">
      <w:pPr>
        <w:pStyle w:val="Bibentry"/>
      </w:pPr>
      <w:r>
        <w:t xml:space="preserve">Liu, Y., Ott, M., Goyal, N., Du, J., Joshi, M., Chen, D., Levy, O., Lewis, M., Zettlemoyer, L., &amp; Stoyanov, V. (2019). </w:t>
      </w:r>
      <w:r>
        <w:rPr>
          <w:i/>
          <w:iCs/>
        </w:rPr>
        <w:t>RoBERTa: A robustly optimized BERT pretraining approach</w:t>
      </w:r>
      <w:r>
        <w:t xml:space="preserve"> (No. arXiv:1907.11692). arXiv. https://doi.org/10.48550/arXiv.1907.11692</w:t>
      </w:r>
    </w:p>
    <w:p w14:paraId="0E4FBEF2" w14:textId="77777777" w:rsidR="00CF1C27" w:rsidRDefault="00CF1C27" w:rsidP="00650536">
      <w:pPr>
        <w:pStyle w:val="Bibentry"/>
      </w:pPr>
      <w:r>
        <w:t xml:space="preserve">Lyu, Y., Zheng, X., Jiang, L., Yan, Y., Zou, X., Zhou, H., Zhang, L., &amp; Hu, X. (2025). </w:t>
      </w:r>
      <w:r>
        <w:rPr>
          <w:i/>
          <w:iCs/>
        </w:rPr>
        <w:t>RealRAG: Retrieval-augmented realistic image generation via self-reflective contrastive learning</w:t>
      </w:r>
      <w:r>
        <w:t xml:space="preserve"> (No. arXiv:2502.00848). arXiv. https://doi.org/10.48550/arXiv.2502.00848</w:t>
      </w:r>
    </w:p>
    <w:p w14:paraId="245D015D" w14:textId="77777777" w:rsidR="00CF1C27" w:rsidRDefault="00CF1C27" w:rsidP="00650536">
      <w:pPr>
        <w:pStyle w:val="Bibentry"/>
      </w:pPr>
      <w:r>
        <w:t xml:space="preserve">Mao T., Tang G., Ma J., &amp; Liu J. (2023). Factors Influencing User Adoption Intention of Artificial Intelligence Generated Content (AIGC): A Study on ChatGPT. </w:t>
      </w:r>
      <w:r>
        <w:rPr>
          <w:i/>
          <w:iCs/>
        </w:rPr>
        <w:t>Information Science</w:t>
      </w:r>
      <w:r>
        <w:t>, 1–15. (Advance online publication)</w:t>
      </w:r>
    </w:p>
    <w:p w14:paraId="1F0A1026" w14:textId="77777777" w:rsidR="00CF1C27" w:rsidRDefault="00CF1C27" w:rsidP="00650536">
      <w:pPr>
        <w:pStyle w:val="Bibentry"/>
      </w:pPr>
      <w:r>
        <w:t xml:space="preserve">Martindale, C., Moore, K., &amp; Borkum, J. (1990). Aesthetic preference: Anomalous findings for berlyne’s psychobiological theory. </w:t>
      </w:r>
      <w:r>
        <w:rPr>
          <w:i/>
          <w:iCs/>
        </w:rPr>
        <w:t>American Journal of Psychology</w:t>
      </w:r>
      <w:r>
        <w:t xml:space="preserve">, </w:t>
      </w:r>
      <w:r>
        <w:rPr>
          <w:i/>
          <w:iCs/>
        </w:rPr>
        <w:t>103</w:t>
      </w:r>
      <w:r>
        <w:t>(1), 53–80. https://doi.org/10.2307/1423259</w:t>
      </w:r>
    </w:p>
    <w:p w14:paraId="601A4098" w14:textId="77777777" w:rsidR="00CF1C27" w:rsidRDefault="00CF1C27" w:rsidP="00650536">
      <w:pPr>
        <w:pStyle w:val="Bibentry"/>
      </w:pPr>
      <w:r>
        <w:t xml:space="preserve">Mohamed, Y., Khan, F. F., Haydarov, K., &amp; Elhoseiny, M. (2022). </w:t>
      </w:r>
      <w:r>
        <w:rPr>
          <w:i/>
          <w:iCs/>
        </w:rPr>
        <w:t>It is okay to not be okay: Overcoming emotional bias in affective image captioning by contrastive data collection</w:t>
      </w:r>
      <w:r>
        <w:t xml:space="preserve"> (No. arXiv:2204.07660). arXiv. https://doi.org/10.48550/arXiv.2204.07660</w:t>
      </w:r>
    </w:p>
    <w:p w14:paraId="6A2CE94C" w14:textId="77777777" w:rsidR="00CF1C27" w:rsidRDefault="00CF1C27" w:rsidP="00650536">
      <w:pPr>
        <w:pStyle w:val="Bibentry"/>
      </w:pPr>
      <w:r>
        <w:t xml:space="preserve">Nie, T., &amp; Lv, X. (2023). Deep learning-based machine color emotion generation. </w:t>
      </w:r>
      <w:r>
        <w:rPr>
          <w:i/>
          <w:iCs/>
        </w:rPr>
        <w:t>International Journal of Mobile Computing and Multimedia Communications</w:t>
      </w:r>
      <w:r>
        <w:t xml:space="preserve">, </w:t>
      </w:r>
      <w:r>
        <w:rPr>
          <w:i/>
          <w:iCs/>
        </w:rPr>
        <w:t>14</w:t>
      </w:r>
      <w:r>
        <w:t>(1), 1–14. https://doi.org/10.4018/IJMCMC.325349</w:t>
      </w:r>
    </w:p>
    <w:p w14:paraId="57FEFFE5" w14:textId="77777777" w:rsidR="00CF1C27" w:rsidRDefault="00CF1C27" w:rsidP="00650536">
      <w:pPr>
        <w:pStyle w:val="Bibentry"/>
      </w:pPr>
      <w:r>
        <w:t xml:space="preserve">Ou, L.-C., Ronnier Luo, M., Sun, P.-L., Hu, N.-C., Chen, H.-S., Guan, S.-S., Woodcock, A., Caivano, J. L., Huertas, R., Treméau, A., Billger, M., Izadan, H., &amp; Richter, K. (2012). A cross-cultural comparison of colour emotion for two-colour combinations. </w:t>
      </w:r>
      <w:r>
        <w:rPr>
          <w:i/>
          <w:iCs/>
        </w:rPr>
        <w:t>Color Research &amp; Application</w:t>
      </w:r>
      <w:r>
        <w:t xml:space="preserve">, </w:t>
      </w:r>
      <w:r>
        <w:rPr>
          <w:i/>
          <w:iCs/>
        </w:rPr>
        <w:t>37</w:t>
      </w:r>
      <w:r>
        <w:t>(1), 23–43. https://doi.org/10.1002/col.20648</w:t>
      </w:r>
    </w:p>
    <w:p w14:paraId="6CABD49F" w14:textId="77777777" w:rsidR="00CF1C27" w:rsidRDefault="00CF1C27" w:rsidP="00650536">
      <w:pPr>
        <w:pStyle w:val="Bibentry"/>
      </w:pPr>
      <w:r>
        <w:t xml:space="preserve">Picard, R. W. (1997). </w:t>
      </w:r>
      <w:r>
        <w:rPr>
          <w:i/>
          <w:iCs/>
        </w:rPr>
        <w:t>Affective computing</w:t>
      </w:r>
      <w:r>
        <w:t xml:space="preserve"> (Hardcover). MIT press. https://books.google.com/books?hl=zh-CN&amp;lr=&amp;id=GaVncRTcb1gC&amp;oi=fnd&amp;pg=PR9&amp;ots=F6k8wkvb96&amp;sig=PEBATKM_CjBRDu6SH2_mfyI48yU</w:t>
      </w:r>
    </w:p>
    <w:p w14:paraId="1708CF33" w14:textId="77777777" w:rsidR="00CF1C27" w:rsidRDefault="00CF1C27" w:rsidP="00650536">
      <w:pPr>
        <w:pStyle w:val="Bibentry"/>
      </w:pPr>
      <w:r>
        <w:t xml:space="preserve">Shalev-Arkushin, R., Gal, R., Bermano, A. H., &amp; Fried, O. (2025). </w:t>
      </w:r>
      <w:r>
        <w:rPr>
          <w:i/>
          <w:iCs/>
        </w:rPr>
        <w:t>ImageRAG: Dynamic image retrieval for reference-guided image generation</w:t>
      </w:r>
      <w:r>
        <w:t xml:space="preserve"> (No. arXiv:2502.09411). arXiv. https://doi.org/10.48550/arXiv.2502.09411</w:t>
      </w:r>
    </w:p>
    <w:p w14:paraId="48019FAF" w14:textId="77777777" w:rsidR="00CF1C27" w:rsidRDefault="00CF1C27" w:rsidP="00650536">
      <w:pPr>
        <w:pStyle w:val="Bibentry"/>
      </w:pPr>
      <w:r>
        <w:t xml:space="preserve">Silva, L. M., Cibrian, F. L., Bonang, C., Bhattacharya, A., Min, A., Monteiro, E. M., Beltran, J. A., Schuck, S., Lakes, K. D., Hayes, G. R., &amp; Epstein, D. A. (2024). Co-designing situated displays for family Co-regulation with ADHD children. </w:t>
      </w:r>
      <w:r>
        <w:rPr>
          <w:i/>
          <w:iCs/>
        </w:rPr>
        <w:t>Proceedings of the CHI Conference on Human Factors in Computing Systems</w:t>
      </w:r>
      <w:r>
        <w:t>, 1–19. https://doi.org/10.1145/3613904.3642745</w:t>
      </w:r>
    </w:p>
    <w:p w14:paraId="0157D358" w14:textId="77777777" w:rsidR="00CF1C27" w:rsidRDefault="00CF1C27" w:rsidP="00650536">
      <w:pPr>
        <w:pStyle w:val="Bibentry"/>
      </w:pPr>
      <w:r>
        <w:t xml:space="preserve">Su, J., &amp; Wang, S. (2024). Influence of food packaging color and foods type on consumer purchase intention: The mediating role of perceived fluency. </w:t>
      </w:r>
      <w:r>
        <w:rPr>
          <w:i/>
          <w:iCs/>
        </w:rPr>
        <w:t>Frontiers in Nutrition</w:t>
      </w:r>
      <w:r>
        <w:t xml:space="preserve">, </w:t>
      </w:r>
      <w:r>
        <w:rPr>
          <w:i/>
          <w:iCs/>
        </w:rPr>
        <w:t>10</w:t>
      </w:r>
      <w:r>
        <w:t>. https://doi.org/10.3389/fnut.2023.1344237</w:t>
      </w:r>
    </w:p>
    <w:p w14:paraId="2153977C" w14:textId="77777777" w:rsidR="00CF1C27" w:rsidRDefault="00CF1C27" w:rsidP="00650536">
      <w:pPr>
        <w:pStyle w:val="Bibentry"/>
      </w:pPr>
      <w:r>
        <w:t xml:space="preserve">Valdez, P., &amp; Mehrabian, A. (1994). Effects of color on emotions. </w:t>
      </w:r>
      <w:r>
        <w:rPr>
          <w:i/>
          <w:iCs/>
        </w:rPr>
        <w:t>Journal of Experimental Psychology: General</w:t>
      </w:r>
      <w:r>
        <w:t xml:space="preserve">, </w:t>
      </w:r>
      <w:r>
        <w:rPr>
          <w:i/>
          <w:iCs/>
        </w:rPr>
        <w:t>123</w:t>
      </w:r>
      <w:r>
        <w:t>(4), 394–409.</w:t>
      </w:r>
    </w:p>
    <w:p w14:paraId="1EE73296" w14:textId="77777777" w:rsidR="00CF1C27" w:rsidRDefault="00CF1C27" w:rsidP="00650536">
      <w:pPr>
        <w:pStyle w:val="Bibentry"/>
      </w:pPr>
      <w:r>
        <w:t xml:space="preserve">Vaswani, A., Shazeer, N., Parmar, N., Uszkoreit, J., Jones, L., Gomez, A. N., Kaiser, Ł. ukasz, &amp; Polosukhin, I. (2017). Attention is All you Need. </w:t>
      </w:r>
      <w:r>
        <w:rPr>
          <w:i/>
          <w:iCs/>
        </w:rPr>
        <w:t>Advances in Neural Information Processing Systems</w:t>
      </w:r>
      <w:r>
        <w:t xml:space="preserve">, </w:t>
      </w:r>
      <w:r>
        <w:rPr>
          <w:i/>
          <w:iCs/>
        </w:rPr>
        <w:t>30</w:t>
      </w:r>
      <w:r>
        <w:t>. https://proceedings.neurips.cc/paper/2017/hash/3f5ee243547dee91fbd053c1c4a845aa-Abstract.html</w:t>
      </w:r>
    </w:p>
    <w:p w14:paraId="268C6EDC" w14:textId="77777777" w:rsidR="00CF1C27" w:rsidRDefault="00CF1C27" w:rsidP="00650536">
      <w:pPr>
        <w:pStyle w:val="Bibentry"/>
      </w:pPr>
      <w:r>
        <w:t xml:space="preserve">Wu, F., Hsiao, S.-W., &amp; Lu, P. (2024). An AIGC-empowered methodology to product color matching design. </w:t>
      </w:r>
      <w:r>
        <w:rPr>
          <w:i/>
          <w:iCs/>
        </w:rPr>
        <w:t>Displays</w:t>
      </w:r>
      <w:r>
        <w:t xml:space="preserve">, </w:t>
      </w:r>
      <w:r>
        <w:rPr>
          <w:i/>
          <w:iCs/>
        </w:rPr>
        <w:t>81</w:t>
      </w:r>
      <w:r>
        <w:t>, 102623. https://doi.org/10.1016/j.displa.2023.102623</w:t>
      </w:r>
    </w:p>
    <w:p w14:paraId="7485BF41" w14:textId="77777777" w:rsidR="00CF1C27" w:rsidRDefault="00CF1C27" w:rsidP="00650536">
      <w:pPr>
        <w:pStyle w:val="Bibentry"/>
      </w:pPr>
      <w:r>
        <w:t xml:space="preserve">Xu, J., Zhang, X., Li, H., Yoo, C., &amp; Pan, Y. (2023). Is everyone an artist? A study on user experience of AI-based painting system. </w:t>
      </w:r>
      <w:r>
        <w:rPr>
          <w:i/>
          <w:iCs/>
        </w:rPr>
        <w:t>Applied Sciences</w:t>
      </w:r>
      <w:r>
        <w:t xml:space="preserve">, </w:t>
      </w:r>
      <w:r>
        <w:rPr>
          <w:i/>
          <w:iCs/>
        </w:rPr>
        <w:t>13</w:t>
      </w:r>
      <w:r>
        <w:t>(11), Article 11. https://doi.org/10.3390/app13116496</w:t>
      </w:r>
    </w:p>
    <w:p w14:paraId="4A071431" w14:textId="77777777" w:rsidR="00CF1C27" w:rsidRDefault="00CF1C27" w:rsidP="00650536">
      <w:pPr>
        <w:pStyle w:val="Bibentry"/>
      </w:pPr>
      <w:r>
        <w:t xml:space="preserve">Yang, C., Zhou, Y., Zhu, B., Yu, C., &amp; Wu, L. (2021). Emotionally intelligent fashion design using CNN and GAN. </w:t>
      </w:r>
      <w:r>
        <w:rPr>
          <w:i/>
          <w:iCs/>
        </w:rPr>
        <w:t>Computer-Aided Design and Applications</w:t>
      </w:r>
      <w:r>
        <w:t xml:space="preserve">, </w:t>
      </w:r>
      <w:r>
        <w:rPr>
          <w:i/>
          <w:iCs/>
        </w:rPr>
        <w:t>18</w:t>
      </w:r>
      <w:r>
        <w:t>(5), 900–913.</w:t>
      </w:r>
    </w:p>
    <w:p w14:paraId="0C9E6981" w14:textId="77777777" w:rsidR="00CF1C27" w:rsidRDefault="00CF1C27" w:rsidP="00650536">
      <w:pPr>
        <w:pStyle w:val="Bibentry"/>
      </w:pPr>
      <w:r>
        <w:t xml:space="preserve">Yao, C., Tian, T., Gao, C., Zhao, S., &amp; Liu, Q. (2022). Visual performance of painting colors based on psychological factors. </w:t>
      </w:r>
      <w:r>
        <w:rPr>
          <w:i/>
          <w:iCs/>
        </w:rPr>
        <w:t>Frontiers in Psychology</w:t>
      </w:r>
      <w:r>
        <w:t xml:space="preserve">, </w:t>
      </w:r>
      <w:r>
        <w:rPr>
          <w:i/>
          <w:iCs/>
        </w:rPr>
        <w:t>13</w:t>
      </w:r>
      <w:r>
        <w:t>. https://doi.org/10.3389/fpsyg.2022.966571</w:t>
      </w:r>
    </w:p>
    <w:p w14:paraId="34423B34" w14:textId="77777777" w:rsidR="00CF1C27" w:rsidRDefault="00CF1C27" w:rsidP="00650536">
      <w:pPr>
        <w:pStyle w:val="Bibentry"/>
      </w:pPr>
      <w:r>
        <w:t xml:space="preserve">Yu, T., Cheng, Z., &amp; Tian, Y. (2025). Artificial intelligence (AI)-driven artistic design with stable diffusion and BERT: Controllable style–emotion alignment via multimodal generation and sentiment prediction. </w:t>
      </w:r>
      <w:r>
        <w:rPr>
          <w:i/>
          <w:iCs/>
        </w:rPr>
        <w:t>The European Journal on Artificial Intelligence</w:t>
      </w:r>
      <w:r>
        <w:t>, 30504554251361472. https://doi.org/10.1177/30504554251361472</w:t>
      </w:r>
    </w:p>
    <w:p w14:paraId="6BE5FC5A" w14:textId="77777777" w:rsidR="00CF1C27" w:rsidRDefault="00CF1C27" w:rsidP="00650536">
      <w:pPr>
        <w:pStyle w:val="Bibentry"/>
      </w:pPr>
      <w:r>
        <w:t xml:space="preserve">Zhang, Z. (2024). </w:t>
      </w:r>
      <w:r>
        <w:rPr>
          <w:i/>
          <w:iCs/>
        </w:rPr>
        <w:t>Decoding emotional responses to AI-generated architectural imagery</w:t>
      </w:r>
      <w:r>
        <w:t>.</w:t>
      </w:r>
    </w:p>
    <w:p w14:paraId="710EE6F4" w14:textId="77777777" w:rsidR="00CF1C27" w:rsidRDefault="00CF1C27" w:rsidP="00650536">
      <w:pPr>
        <w:pStyle w:val="Bibentry"/>
      </w:pPr>
      <w:r>
        <w:rPr>
          <w:rFonts w:ascii="宋体" w:eastAsia="宋体" w:hAnsi="宋体" w:cs="宋体" w:hint="eastAsia"/>
        </w:rPr>
        <w:t>贾军</w:t>
      </w:r>
      <w:r>
        <w:t xml:space="preserve">. (2011). </w:t>
      </w:r>
      <w:r>
        <w:rPr>
          <w:rFonts w:ascii="宋体" w:eastAsia="宋体" w:hAnsi="宋体" w:cs="宋体" w:hint="eastAsia"/>
          <w:i/>
          <w:iCs/>
        </w:rPr>
        <w:t>植物意象研究</w:t>
      </w:r>
      <w:r>
        <w:t xml:space="preserve"> [</w:t>
      </w:r>
      <w:r>
        <w:rPr>
          <w:rFonts w:ascii="宋体" w:eastAsia="宋体" w:hAnsi="宋体" w:cs="宋体" w:hint="eastAsia"/>
        </w:rPr>
        <w:t>博士学位论文</w:t>
      </w:r>
      <w:r>
        <w:t xml:space="preserve">, </w:t>
      </w:r>
      <w:r>
        <w:rPr>
          <w:rFonts w:ascii="宋体" w:eastAsia="宋体" w:hAnsi="宋体" w:cs="宋体" w:hint="eastAsia"/>
        </w:rPr>
        <w:t>东北林业大学</w:t>
      </w:r>
      <w:r>
        <w:t>]. https://kns.cnki.net/KCMS/detail/detail.aspx?dbcode=CDFD&amp;dbname=CDFD1214&amp;filename=1012442833.nh</w:t>
      </w:r>
    </w:p>
    <w:p w14:paraId="6B938CA9" w14:textId="333AB6CF" w:rsidR="00220DD0" w:rsidRDefault="00220DD0" w:rsidP="00650536">
      <w:pPr>
        <w:pStyle w:val="Bibentry"/>
        <w:rPr>
          <w:lang w:eastAsia="zh-CN"/>
        </w:rPr>
      </w:pPr>
      <w:r>
        <w:rPr>
          <w:rFonts w:hint="eastAsia"/>
        </w:rPr>
        <w:fldChar w:fldCharType="end"/>
      </w:r>
    </w:p>
    <w:p w14:paraId="3BAD5B62" w14:textId="019801D3" w:rsidR="003636B4" w:rsidRDefault="003636B4">
      <w:pPr>
        <w:spacing w:after="160" w:line="259" w:lineRule="auto"/>
        <w:ind w:firstLine="0"/>
        <w:jc w:val="left"/>
        <w:rPr>
          <w:rFonts w:ascii="Linux Libertine O" w:eastAsiaTheme="minorEastAsia" w:hAnsi="Linux Libertine O" w:cs="Linux Libertine O"/>
          <w:sz w:val="14"/>
          <w:lang w:eastAsia="zh-CN"/>
        </w:rPr>
      </w:pPr>
      <w:r>
        <w:rPr>
          <w:rFonts w:eastAsiaTheme="minorEastAsia"/>
          <w:lang w:eastAsia="zh-CN"/>
        </w:rPr>
        <w:br w:type="page"/>
      </w:r>
    </w:p>
    <w:p w14:paraId="3F8ABA98" w14:textId="1B40B4CF" w:rsidR="005B434B" w:rsidRDefault="003636B4" w:rsidP="00D3130D">
      <w:pPr>
        <w:pStyle w:val="AppendixH1"/>
        <w:rPr>
          <w:rFonts w:eastAsiaTheme="minorEastAsia"/>
        </w:rPr>
      </w:pPr>
      <w:r>
        <w:rPr>
          <w:rFonts w:eastAsiaTheme="minorEastAsia" w:hint="eastAsia"/>
        </w:rPr>
        <w:lastRenderedPageBreak/>
        <w:t>APPENDIX</w:t>
      </w:r>
    </w:p>
    <w:p w14:paraId="6B1CBA27" w14:textId="77777777" w:rsidR="00D3130D" w:rsidRPr="00D3130D" w:rsidRDefault="00D3130D" w:rsidP="00D3130D">
      <w:pPr>
        <w:pStyle w:val="AppendixH2"/>
      </w:pPr>
      <w:r w:rsidRPr="00D3130D">
        <w:t xml:space="preserve">Appendix A: Calculation Formulas and Implementation Details of Color Metrics </w:t>
      </w:r>
      <w:r w:rsidRPr="00D3130D">
        <w:rPr>
          <w:i/>
          <w:iCs/>
        </w:rPr>
        <w:t>(</w:t>
      </w:r>
      <w:proofErr w:type="spellStart"/>
      <w:r w:rsidRPr="00D3130D">
        <w:rPr>
          <w:rFonts w:ascii="宋体" w:eastAsia="宋体" w:hAnsi="宋体" w:cs="宋体" w:hint="eastAsia"/>
          <w:i/>
          <w:iCs/>
        </w:rPr>
        <w:t>附录</w:t>
      </w:r>
      <w:proofErr w:type="spellEnd"/>
      <w:r w:rsidRPr="00D3130D">
        <w:rPr>
          <w:i/>
          <w:iCs/>
        </w:rPr>
        <w:t xml:space="preserve"> </w:t>
      </w:r>
      <w:proofErr w:type="spellStart"/>
      <w:r w:rsidRPr="00D3130D">
        <w:rPr>
          <w:i/>
          <w:iCs/>
        </w:rPr>
        <w:t>A</w:t>
      </w:r>
      <w:r w:rsidRPr="00D3130D">
        <w:rPr>
          <w:rFonts w:ascii="宋体" w:eastAsia="宋体" w:hAnsi="宋体" w:cs="宋体" w:hint="eastAsia"/>
          <w:i/>
          <w:iCs/>
        </w:rPr>
        <w:t>：色彩指标的计算公式与实现细节</w:t>
      </w:r>
      <w:proofErr w:type="spellEnd"/>
      <w:r w:rsidRPr="00D3130D">
        <w:rPr>
          <w:i/>
          <w:iCs/>
        </w:rPr>
        <w:t>)</w:t>
      </w:r>
    </w:p>
    <w:p w14:paraId="481E6726" w14:textId="77777777" w:rsidR="00D3130D" w:rsidRPr="00D3130D" w:rsidRDefault="00D3130D" w:rsidP="00D3130D">
      <w:pPr>
        <w:pStyle w:val="AppendixH3"/>
      </w:pPr>
      <w:r w:rsidRPr="00D3130D">
        <w:t>A.1 Standard Colorimetric Conversions (</w:t>
      </w:r>
      <w:proofErr w:type="spellStart"/>
      <w:r w:rsidRPr="00D3130D">
        <w:rPr>
          <w:rFonts w:ascii="宋体" w:eastAsia="宋体" w:hAnsi="宋体" w:cs="宋体" w:hint="eastAsia"/>
        </w:rPr>
        <w:t>标准色度转换</w:t>
      </w:r>
      <w:proofErr w:type="spellEnd"/>
      <w:r w:rsidRPr="00D3130D">
        <w:t>)</w:t>
      </w:r>
    </w:p>
    <w:p w14:paraId="5167F5BE" w14:textId="77777777" w:rsidR="00D3130D" w:rsidRPr="00D3130D" w:rsidRDefault="00D3130D" w:rsidP="00D3130D">
      <w:pPr>
        <w:pStyle w:val="Para"/>
        <w:rPr>
          <w:lang w:eastAsia="zh-CN"/>
        </w:rPr>
      </w:pPr>
      <w:r w:rsidRPr="00D3130D">
        <w:rPr>
          <w:rFonts w:ascii="宋体" w:eastAsia="宋体" w:hAnsi="宋体" w:cs="宋体" w:hint="eastAsia"/>
          <w:lang w:eastAsia="zh-CN"/>
        </w:rPr>
        <w:t>简述从</w:t>
      </w:r>
      <w:r w:rsidRPr="00D3130D">
        <w:rPr>
          <w:lang w:eastAsia="zh-CN"/>
        </w:rPr>
        <w:t xml:space="preserve"> RGB/CMYK </w:t>
      </w:r>
      <w:r w:rsidRPr="00D3130D">
        <w:rPr>
          <w:rFonts w:ascii="宋体" w:eastAsia="宋体" w:hAnsi="宋体" w:cs="宋体" w:hint="eastAsia"/>
          <w:lang w:eastAsia="zh-CN"/>
        </w:rPr>
        <w:t>转换到</w:t>
      </w:r>
      <w:r w:rsidRPr="00D3130D">
        <w:rPr>
          <w:lang w:eastAsia="zh-CN"/>
        </w:rPr>
        <w:t xml:space="preserve"> CIE XYZ</w:t>
      </w:r>
      <w:r w:rsidRPr="00D3130D">
        <w:rPr>
          <w:rFonts w:ascii="宋体" w:eastAsia="宋体" w:hAnsi="宋体" w:cs="宋体" w:hint="eastAsia"/>
          <w:lang w:eastAsia="zh-CN"/>
        </w:rPr>
        <w:t>，再转换到</w:t>
      </w:r>
      <w:r w:rsidRPr="00D3130D">
        <w:rPr>
          <w:lang w:eastAsia="zh-CN"/>
        </w:rPr>
        <w:t xml:space="preserve"> CIE </w:t>
      </w:r>
      <w:r w:rsidRPr="00D3130D">
        <w:rPr>
          <w:rFonts w:ascii="宋体" w:eastAsia="宋体" w:hAnsi="宋体" w:cs="宋体" w:hint="eastAsia"/>
          <w:lang w:eastAsia="zh-CN"/>
        </w:rPr>
        <w:t>的公式（引用百科全书</w:t>
      </w:r>
      <w:r w:rsidRPr="00D3130D">
        <w:rPr>
          <w:lang w:eastAsia="zh-CN"/>
        </w:rPr>
        <w:t xml:space="preserve"> CIELAB </w:t>
      </w:r>
      <w:r w:rsidRPr="00D3130D">
        <w:rPr>
          <w:rFonts w:ascii="宋体" w:eastAsia="宋体" w:hAnsi="宋体" w:cs="宋体" w:hint="eastAsia"/>
          <w:lang w:eastAsia="zh-CN"/>
        </w:rPr>
        <w:t>条目）。</w:t>
      </w:r>
    </w:p>
    <w:p w14:paraId="1C4B6B2B" w14:textId="77777777" w:rsidR="00D3130D" w:rsidRPr="00D3130D" w:rsidRDefault="00D3130D" w:rsidP="00D3130D">
      <w:pPr>
        <w:pStyle w:val="AppendixH3"/>
      </w:pPr>
      <w:r w:rsidRPr="00D3130D">
        <w:t>A.2 CIEDE2000 Color Difference Formulation (</w:t>
      </w:r>
      <w:proofErr w:type="spellStart"/>
      <w:r w:rsidRPr="00D3130D">
        <w:rPr>
          <w:rFonts w:ascii="宋体" w:eastAsia="宋体" w:hAnsi="宋体" w:cs="宋体" w:hint="eastAsia"/>
        </w:rPr>
        <w:t>色差度量公式</w:t>
      </w:r>
      <w:proofErr w:type="spellEnd"/>
      <w:r w:rsidRPr="00D3130D">
        <w:t>)</w:t>
      </w:r>
    </w:p>
    <w:p w14:paraId="145B0EBD" w14:textId="77777777" w:rsidR="00D3130D" w:rsidRPr="00D3130D" w:rsidRDefault="00D3130D" w:rsidP="00D3130D">
      <w:pPr>
        <w:pStyle w:val="Para"/>
        <w:rPr>
          <w:lang w:eastAsia="zh-CN"/>
        </w:rPr>
      </w:pPr>
      <w:r w:rsidRPr="00D3130D">
        <w:rPr>
          <w:rFonts w:ascii="宋体" w:eastAsia="宋体" w:hAnsi="宋体" w:cs="宋体" w:hint="eastAsia"/>
          <w:lang w:eastAsia="zh-CN"/>
        </w:rPr>
        <w:t>列出</w:t>
      </w:r>
      <w:r w:rsidRPr="00D3130D">
        <w:rPr>
          <w:lang w:eastAsia="zh-CN"/>
        </w:rPr>
        <w:t xml:space="preserve"> </w:t>
      </w:r>
      <w:r w:rsidRPr="00D3130D">
        <w:rPr>
          <w:rFonts w:ascii="宋体" w:eastAsia="宋体" w:hAnsi="宋体" w:cs="宋体" w:hint="eastAsia"/>
          <w:lang w:eastAsia="zh-CN"/>
        </w:rPr>
        <w:t>的完整计算公式（引用百科全书</w:t>
      </w:r>
      <w:r w:rsidRPr="00D3130D">
        <w:rPr>
          <w:lang w:eastAsia="zh-CN"/>
        </w:rPr>
        <w:t xml:space="preserve"> CIEDE2000 </w:t>
      </w:r>
      <w:r w:rsidRPr="00D3130D">
        <w:rPr>
          <w:rFonts w:ascii="宋体" w:eastAsia="宋体" w:hAnsi="宋体" w:cs="宋体" w:hint="eastAsia"/>
          <w:lang w:eastAsia="zh-CN"/>
        </w:rPr>
        <w:t>条目）。</w:t>
      </w:r>
    </w:p>
    <w:p w14:paraId="04513265" w14:textId="77777777" w:rsidR="00D3130D" w:rsidRPr="00D3130D" w:rsidRDefault="00D3130D" w:rsidP="00D3130D">
      <w:pPr>
        <w:pStyle w:val="AppendixH3"/>
      </w:pPr>
      <w:r w:rsidRPr="00D3130D">
        <w:t>A.3 Composite Contrast Metric (</w:t>
      </w:r>
      <w:proofErr w:type="spellStart"/>
      <w:r w:rsidRPr="00D3130D">
        <w:rPr>
          <w:rFonts w:ascii="宋体" w:eastAsia="宋体" w:hAnsi="宋体" w:cs="宋体" w:hint="eastAsia"/>
        </w:rPr>
        <w:t>复合对比度指标</w:t>
      </w:r>
      <w:proofErr w:type="spellEnd"/>
      <w:r w:rsidRPr="00D3130D">
        <w:t>)</w:t>
      </w:r>
    </w:p>
    <w:p w14:paraId="3A06F5FA" w14:textId="77777777" w:rsidR="00D3130D" w:rsidRPr="00D3130D" w:rsidRDefault="00D3130D" w:rsidP="00D3130D">
      <w:pPr>
        <w:pStyle w:val="Para"/>
        <w:rPr>
          <w:lang w:eastAsia="zh-CN"/>
        </w:rPr>
      </w:pPr>
      <w:r w:rsidRPr="00D3130D">
        <w:rPr>
          <w:rFonts w:ascii="宋体" w:eastAsia="宋体" w:hAnsi="宋体" w:cs="宋体" w:hint="eastAsia"/>
          <w:lang w:eastAsia="zh-CN"/>
        </w:rPr>
        <w:t>这里写你自己的干货：说明你如何基于</w:t>
      </w:r>
      <w:r w:rsidRPr="00D3130D">
        <w:rPr>
          <w:lang w:eastAsia="zh-CN"/>
        </w:rPr>
        <w:t xml:space="preserve"> </w:t>
      </w:r>
      <w:r w:rsidRPr="00D3130D">
        <w:rPr>
          <w:rFonts w:ascii="宋体" w:eastAsia="宋体" w:hAnsi="宋体" w:cs="宋体" w:hint="eastAsia"/>
          <w:lang w:eastAsia="zh-CN"/>
        </w:rPr>
        <w:t>及其空间分布，计算整个设计方案的综合对比度（如：是否用了所有色块的均方根对比度</w:t>
      </w:r>
      <w:r w:rsidRPr="00D3130D">
        <w:rPr>
          <w:lang w:eastAsia="zh-CN"/>
        </w:rPr>
        <w:t xml:space="preserve"> RMS</w:t>
      </w:r>
      <w:r w:rsidRPr="00D3130D">
        <w:rPr>
          <w:rFonts w:ascii="宋体" w:eastAsia="宋体" w:hAnsi="宋体" w:cs="宋体" w:hint="eastAsia"/>
          <w:lang w:eastAsia="zh-CN"/>
        </w:rPr>
        <w:t>？还是提取主色与辅色的最大欧氏距离？）。</w:t>
      </w:r>
    </w:p>
    <w:p w14:paraId="381754E2" w14:textId="77777777" w:rsidR="00D3130D" w:rsidRPr="00D3130D" w:rsidRDefault="00D3130D" w:rsidP="00D3130D">
      <w:pPr>
        <w:pStyle w:val="AppendixH3"/>
      </w:pPr>
      <w:r w:rsidRPr="00D3130D">
        <w:t>A.4 Composite Harmony Metric (</w:t>
      </w:r>
      <w:proofErr w:type="spellStart"/>
      <w:r w:rsidRPr="00D3130D">
        <w:rPr>
          <w:rFonts w:ascii="宋体" w:eastAsia="宋体" w:hAnsi="宋体" w:cs="宋体" w:hint="eastAsia"/>
        </w:rPr>
        <w:t>复合和谐度指标</w:t>
      </w:r>
      <w:proofErr w:type="spellEnd"/>
      <w:r w:rsidRPr="00D3130D">
        <w:t>)</w:t>
      </w:r>
    </w:p>
    <w:p w14:paraId="72202C81" w14:textId="77777777" w:rsidR="00D3130D" w:rsidRPr="00D3130D" w:rsidRDefault="00D3130D" w:rsidP="00D3130D">
      <w:pPr>
        <w:pStyle w:val="Para"/>
        <w:rPr>
          <w:lang w:eastAsia="zh-CN"/>
        </w:rPr>
      </w:pPr>
      <w:r w:rsidRPr="00D3130D">
        <w:rPr>
          <w:rFonts w:ascii="宋体" w:eastAsia="宋体" w:hAnsi="宋体" w:cs="宋体" w:hint="eastAsia"/>
          <w:lang w:eastAsia="zh-CN"/>
        </w:rPr>
        <w:t>这里写你自己的干货：说明你采用了哪种色彩和谐模型（例如：参考了</w:t>
      </w:r>
      <w:r w:rsidRPr="00D3130D">
        <w:rPr>
          <w:lang w:eastAsia="zh-CN"/>
        </w:rPr>
        <w:t xml:space="preserve"> Moon &amp; Spencer </w:t>
      </w:r>
      <w:r w:rsidRPr="00D3130D">
        <w:rPr>
          <w:rFonts w:ascii="宋体" w:eastAsia="宋体" w:hAnsi="宋体" w:cs="宋体" w:hint="eastAsia"/>
          <w:lang w:eastAsia="zh-CN"/>
        </w:rPr>
        <w:t>面积模型，或是基于色相角夹角的某某函数），以及如何在你这款生成式设计软件</w:t>
      </w:r>
      <w:r w:rsidRPr="00D3130D">
        <w:rPr>
          <w:lang w:eastAsia="zh-CN"/>
        </w:rPr>
        <w:t>/</w:t>
      </w:r>
      <w:r w:rsidRPr="00D3130D">
        <w:rPr>
          <w:rFonts w:ascii="宋体" w:eastAsia="宋体" w:hAnsi="宋体" w:cs="宋体" w:hint="eastAsia"/>
          <w:lang w:eastAsia="zh-CN"/>
        </w:rPr>
        <w:t>代码中用数学逻辑实现的。</w:t>
      </w:r>
    </w:p>
    <w:p w14:paraId="05A344C5" w14:textId="77777777" w:rsidR="00D3130D" w:rsidRPr="00D3130D" w:rsidRDefault="00D3130D" w:rsidP="00D3130D">
      <w:pPr>
        <w:ind w:firstLine="0"/>
        <w:rPr>
          <w:rFonts w:hint="eastAsia"/>
          <w:lang w:eastAsia="zh-CN"/>
        </w:rPr>
      </w:pPr>
    </w:p>
    <w:sectPr w:rsidR="00D3130D" w:rsidRPr="00D3130D" w:rsidSect="00CE40D5">
      <w:footerReference w:type="default" r:id="rId10"/>
      <w:footerReference w:type="first" r:id="rId1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714B2" w14:textId="77777777" w:rsidR="00FC03F3" w:rsidRDefault="00FC03F3" w:rsidP="00F449DE">
      <w:pPr>
        <w:rPr>
          <w:rFonts w:hint="eastAsia"/>
        </w:rPr>
      </w:pPr>
      <w:r>
        <w:separator/>
      </w:r>
    </w:p>
  </w:endnote>
  <w:endnote w:type="continuationSeparator" w:id="0">
    <w:p w14:paraId="3DF0DD7D" w14:textId="77777777" w:rsidR="00FC03F3" w:rsidRDefault="00FC03F3" w:rsidP="00F449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O">
    <w:altName w:val="Times New Roman"/>
    <w:panose1 w:val="02000503000000000000"/>
    <w:charset w:val="00"/>
    <w:family w:val="modern"/>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D936" w14:textId="77777777" w:rsidR="00DC1020" w:rsidRDefault="00737F1F" w:rsidP="00F449DE">
    <w:pPr>
      <w:pStyle w:val="a8"/>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E8D1" w14:textId="77777777" w:rsidR="00DC1020" w:rsidRPr="00B2799A" w:rsidRDefault="00DC1020" w:rsidP="00F449DE">
    <w:pPr>
      <w:pStyle w:val="a8"/>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B94C" w14:textId="77777777" w:rsidR="00FC03F3" w:rsidRDefault="00FC03F3" w:rsidP="00F449DE">
      <w:pPr>
        <w:rPr>
          <w:rFonts w:hint="eastAsia"/>
        </w:rPr>
      </w:pPr>
      <w:r>
        <w:separator/>
      </w:r>
    </w:p>
  </w:footnote>
  <w:footnote w:type="continuationSeparator" w:id="0">
    <w:p w14:paraId="3E5F5E90" w14:textId="77777777" w:rsidR="00FC03F3" w:rsidRDefault="00FC03F3" w:rsidP="00F449DE">
      <w:pPr>
        <w:rPr>
          <w:rFonts w:hint="eastAsia"/>
        </w:rPr>
      </w:pPr>
      <w:r>
        <w:continuationSeparator/>
      </w:r>
    </w:p>
  </w:footnote>
  <w:footnote w:id="1">
    <w:p w14:paraId="184E89E1" w14:textId="77777777" w:rsidR="00F52018" w:rsidRDefault="00F52018" w:rsidP="00F52018">
      <w:pPr>
        <w:pStyle w:val="AuthNotes"/>
        <w:rPr>
          <w:lang w:eastAsia="zh-CN"/>
        </w:rPr>
      </w:pPr>
      <w:r>
        <w:rPr>
          <w:rStyle w:val="ae"/>
          <w:rFonts w:hint="eastAsia"/>
        </w:rPr>
        <w:footnoteRef/>
      </w:r>
      <w:r>
        <w:rPr>
          <w:rFonts w:hint="eastAsia"/>
        </w:rPr>
        <w:t xml:space="preserve"> </w:t>
      </w:r>
      <w:r w:rsidRPr="007E374E">
        <w:rPr>
          <w:i/>
          <w:iCs/>
        </w:rPr>
        <w:t>Google Material Design</w:t>
      </w:r>
      <w:r w:rsidRPr="007E374E">
        <w:rPr>
          <w:rFonts w:ascii="宋体" w:eastAsia="宋体" w:hAnsi="宋体" w:cs="宋体" w:hint="eastAsia"/>
        </w:rPr>
        <w:t>（</w:t>
      </w:r>
      <w:r w:rsidRPr="007E374E">
        <w:t>2018</w:t>
      </w:r>
      <w:r w:rsidRPr="007E374E">
        <w:rPr>
          <w:rFonts w:ascii="宋体" w:eastAsia="宋体" w:hAnsi="宋体" w:cs="宋体" w:hint="eastAsia"/>
        </w:rPr>
        <w:t>）在其</w:t>
      </w:r>
      <w:r w:rsidRPr="007E374E">
        <w:t xml:space="preserve">“Color </w:t>
      </w:r>
      <w:proofErr w:type="spellStart"/>
      <w:r w:rsidRPr="007E374E">
        <w:t>System”</w:t>
      </w:r>
      <w:r w:rsidRPr="007E374E">
        <w:rPr>
          <w:rFonts w:ascii="宋体" w:eastAsia="宋体" w:hAnsi="宋体" w:cs="宋体" w:hint="eastAsia"/>
        </w:rPr>
        <w:t>指南中提出了基于层级的配色结构，包括</w:t>
      </w:r>
      <w:proofErr w:type="spellEnd"/>
      <w:r w:rsidRPr="007E374E">
        <w:t xml:space="preserve"> </w:t>
      </w:r>
      <w:proofErr w:type="spellStart"/>
      <w:r w:rsidRPr="007E374E">
        <w:rPr>
          <w:b/>
          <w:bCs/>
        </w:rPr>
        <w:t>Primary</w:t>
      </w:r>
      <w:r w:rsidRPr="007E374E">
        <w:rPr>
          <w:rFonts w:ascii="宋体" w:eastAsia="宋体" w:hAnsi="宋体" w:cs="宋体" w:hint="eastAsia"/>
          <w:b/>
          <w:bCs/>
        </w:rPr>
        <w:t>、</w:t>
      </w:r>
      <w:r w:rsidRPr="007E374E">
        <w:rPr>
          <w:b/>
          <w:bCs/>
        </w:rPr>
        <w:t>Secondary</w:t>
      </w:r>
      <w:proofErr w:type="spellEnd"/>
      <w:r w:rsidRPr="007E374E">
        <w:t xml:space="preserve"> </w:t>
      </w:r>
      <w:r w:rsidRPr="007E374E">
        <w:rPr>
          <w:rFonts w:ascii="宋体" w:eastAsia="宋体" w:hAnsi="宋体" w:cs="宋体" w:hint="eastAsia"/>
        </w:rPr>
        <w:t>与</w:t>
      </w:r>
      <w:r w:rsidRPr="007E374E">
        <w:t xml:space="preserve"> </w:t>
      </w:r>
      <w:r w:rsidRPr="007E374E">
        <w:rPr>
          <w:b/>
          <w:bCs/>
        </w:rPr>
        <w:t>Accent</w:t>
      </w:r>
      <w:r w:rsidRPr="007E374E">
        <w:t xml:space="preserve"> </w:t>
      </w:r>
      <w:proofErr w:type="spellStart"/>
      <w:r w:rsidRPr="007E374E">
        <w:rPr>
          <w:rFonts w:ascii="宋体" w:eastAsia="宋体" w:hAnsi="宋体" w:cs="宋体" w:hint="eastAsia"/>
        </w:rPr>
        <w:t>颜色，用于界面层次与信息焦点的视觉组织</w:t>
      </w:r>
      <w:proofErr w:type="spellEnd"/>
      <w:r w:rsidRPr="007E374E">
        <w:rPr>
          <w:rFonts w:ascii="宋体" w:eastAsia="宋体" w:hAnsi="宋体" w:cs="宋体" w:hint="eastAsia"/>
        </w:rPr>
        <w:t>。</w:t>
      </w:r>
      <w:r w:rsidRPr="007E374E">
        <w:rPr>
          <w:rFonts w:ascii="宋体" w:eastAsia="宋体" w:hAnsi="宋体" w:cs="宋体" w:hint="eastAsia"/>
          <w:lang w:eastAsia="zh-CN"/>
        </w:rPr>
        <w:t>该体系以主色确定整体视觉基调，辅色用于平衡与区分信息层级，强调色用于吸引注意与建立品牌识别（</w:t>
      </w:r>
      <w:r w:rsidRPr="007E374E">
        <w:rPr>
          <w:lang w:eastAsia="zh-CN"/>
        </w:rPr>
        <w:t>Google, 2018</w:t>
      </w:r>
      <w:r w:rsidRPr="007E374E">
        <w:rPr>
          <w:rFonts w:ascii="宋体" w:eastAsia="宋体" w:hAnsi="宋体" w:cs="宋体" w:hint="eastAsia"/>
          <w:lang w:eastAsia="zh-CN"/>
        </w:rPr>
        <w:t>）。</w:t>
      </w:r>
    </w:p>
  </w:footnote>
  <w:footnote w:id="2">
    <w:p w14:paraId="60F4798F" w14:textId="77777777" w:rsidR="00F36323" w:rsidRPr="00CE2D98" w:rsidRDefault="00F36323" w:rsidP="00F36323">
      <w:pPr>
        <w:pStyle w:val="AuthNotes"/>
      </w:pPr>
      <w:r w:rsidRPr="00CE2D98">
        <w:rPr>
          <w:rStyle w:val="ae"/>
          <w:vertAlign w:val="baseline"/>
        </w:rPr>
        <w:footnoteRef/>
      </w:r>
      <w:r w:rsidRPr="00CE2D98">
        <w:t xml:space="preserve"> </w:t>
      </w:r>
      <w:proofErr w:type="spellStart"/>
      <w:r w:rsidRPr="00CE2D98">
        <w:rPr>
          <w:rFonts w:ascii="宋体" w:eastAsia="宋体" w:hAnsi="宋体" w:cs="宋体" w:hint="eastAsia"/>
        </w:rPr>
        <w:t>出自</w:t>
      </w:r>
      <w:r w:rsidRPr="00CE2D98">
        <w:rPr>
          <w:rFonts w:hint="eastAsia"/>
        </w:rPr>
        <w:t>G</w:t>
      </w:r>
      <w:r w:rsidRPr="00CE2D98">
        <w:t>rant</w:t>
      </w:r>
      <w:proofErr w:type="spellEnd"/>
      <w:r w:rsidRPr="00CE2D98">
        <w:rPr>
          <w:rFonts w:hint="eastAsia"/>
        </w:rPr>
        <w:t xml:space="preserve"> </w:t>
      </w:r>
      <w:proofErr w:type="spellStart"/>
      <w:r w:rsidRPr="00CE2D98">
        <w:rPr>
          <w:rFonts w:hint="eastAsia"/>
        </w:rPr>
        <w:t>A</w:t>
      </w:r>
      <w:r w:rsidRPr="00CE2D98">
        <w:t>llen</w:t>
      </w:r>
      <w:r w:rsidRPr="00CE2D98">
        <w:rPr>
          <w:rFonts w:ascii="宋体" w:eastAsia="宋体" w:hAnsi="宋体" w:cs="宋体" w:hint="eastAsia"/>
        </w:rPr>
        <w:t>的</w:t>
      </w:r>
      <w:r w:rsidRPr="00CE2D98">
        <w:t>Physiological</w:t>
      </w:r>
      <w:proofErr w:type="spellEnd"/>
      <w:r w:rsidRPr="00CE2D98">
        <w:t xml:space="preserve"> aesthetics</w:t>
      </w:r>
      <w:r w:rsidRPr="00CE2D98">
        <w:rPr>
          <w:rFonts w:ascii="宋体" w:eastAsia="宋体" w:hAnsi="宋体" w:cs="宋体" w:hint="eastAsia"/>
        </w:rPr>
        <w:t>（</w:t>
      </w:r>
      <w:r w:rsidRPr="00CE2D98">
        <w:rPr>
          <w:rFonts w:hint="eastAsia"/>
        </w:rPr>
        <w:t>1887</w:t>
      </w:r>
      <w:r w:rsidRPr="00CE2D98">
        <w:rPr>
          <w:rFonts w:ascii="宋体" w:eastAsia="宋体" w:hAnsi="宋体" w:cs="宋体" w:hint="eastAsia"/>
        </w:rPr>
        <w:t>），本书从分析了视听触等感官审美体验的生理机制，其中</w:t>
      </w:r>
      <w:r w:rsidRPr="00CE2D98">
        <w:rPr>
          <w:rFonts w:hint="eastAsia"/>
        </w:rPr>
        <w:t>7.5</w:t>
      </w:r>
      <w:r w:rsidRPr="00CE2D98">
        <w:rPr>
          <w:rFonts w:ascii="宋体" w:eastAsia="宋体" w:hAnsi="宋体" w:cs="宋体" w:hint="eastAsia"/>
        </w:rPr>
        <w:t>节</w:t>
      </w:r>
      <w:r w:rsidRPr="00CE2D98">
        <w:rPr>
          <w:rFonts w:hint="eastAsia"/>
        </w:rPr>
        <w:t>C</w:t>
      </w:r>
      <w:r w:rsidRPr="00CE2D98">
        <w:t>olour</w:t>
      </w:r>
      <w:r w:rsidRPr="00CE2D98">
        <w:rPr>
          <w:rFonts w:ascii="宋体" w:eastAsia="宋体" w:hAnsi="宋体" w:cs="宋体" w:hint="eastAsia"/>
        </w:rPr>
        <w:t>、</w:t>
      </w:r>
      <w:r w:rsidRPr="00CE2D98">
        <w:rPr>
          <w:rFonts w:hint="eastAsia"/>
        </w:rPr>
        <w:t>7.6</w:t>
      </w:r>
      <w:r w:rsidRPr="00CE2D98">
        <w:rPr>
          <w:rFonts w:ascii="宋体" w:eastAsia="宋体" w:hAnsi="宋体" w:cs="宋体" w:hint="eastAsia"/>
        </w:rPr>
        <w:t>节</w:t>
      </w:r>
      <w:r w:rsidRPr="00CE2D98">
        <w:rPr>
          <w:rFonts w:hint="eastAsia"/>
        </w:rPr>
        <w:t>H</w:t>
      </w:r>
      <w:r w:rsidRPr="00CE2D98">
        <w:t>armony</w:t>
      </w:r>
      <w:r w:rsidRPr="00CE2D98">
        <w:rPr>
          <w:rFonts w:hint="eastAsia"/>
        </w:rPr>
        <w:t xml:space="preserve"> </w:t>
      </w:r>
      <w:r w:rsidRPr="00CE2D98">
        <w:t>and</w:t>
      </w:r>
      <w:r w:rsidRPr="00CE2D98">
        <w:rPr>
          <w:rFonts w:hint="eastAsia"/>
        </w:rPr>
        <w:t xml:space="preserve"> D</w:t>
      </w:r>
      <w:r w:rsidRPr="00CE2D98">
        <w:t>iscord</w:t>
      </w:r>
      <w:r w:rsidRPr="00CE2D98">
        <w:rPr>
          <w:rFonts w:hint="eastAsia"/>
        </w:rPr>
        <w:t xml:space="preserve"> </w:t>
      </w:r>
      <w:r w:rsidRPr="00CE2D98">
        <w:t>of</w:t>
      </w:r>
      <w:r w:rsidRPr="00CE2D98">
        <w:rPr>
          <w:rFonts w:hint="eastAsia"/>
        </w:rPr>
        <w:t xml:space="preserve"> </w:t>
      </w:r>
      <w:proofErr w:type="spellStart"/>
      <w:r w:rsidRPr="00CE2D98">
        <w:rPr>
          <w:rFonts w:hint="eastAsia"/>
        </w:rPr>
        <w:t>C</w:t>
      </w:r>
      <w:r w:rsidRPr="00CE2D98">
        <w:t>olour</w:t>
      </w:r>
      <w:r w:rsidRPr="00CE2D98">
        <w:rPr>
          <w:rFonts w:ascii="宋体" w:eastAsia="宋体" w:hAnsi="宋体" w:cs="宋体" w:hint="eastAsia"/>
        </w:rPr>
        <w:t>重点讨论了色彩相关的发现。但他的一些论述显示了早期研究的局限性，比如他直接将色彩偏好与</w:t>
      </w:r>
      <w:r w:rsidRPr="00CE2D98">
        <w:rPr>
          <w:rFonts w:hint="eastAsia"/>
        </w:rPr>
        <w:t>“</w:t>
      </w:r>
      <w:r w:rsidRPr="00CE2D98">
        <w:t>The</w:t>
      </w:r>
      <w:proofErr w:type="spellEnd"/>
      <w:r w:rsidRPr="00CE2D98">
        <w:t xml:space="preserve"> vulgar</w:t>
      </w:r>
      <w:r w:rsidRPr="00CE2D98">
        <w:rPr>
          <w:rFonts w:hint="eastAsia"/>
        </w:rPr>
        <w:t xml:space="preserve">/the </w:t>
      </w:r>
      <w:proofErr w:type="spellStart"/>
      <w:r w:rsidRPr="00CE2D98">
        <w:t>refined</w:t>
      </w:r>
      <w:r w:rsidRPr="00CE2D98">
        <w:rPr>
          <w:rFonts w:hint="eastAsia"/>
        </w:rPr>
        <w:t>”</w:t>
      </w:r>
      <w:r w:rsidRPr="00CE2D98">
        <w:rPr>
          <w:rFonts w:ascii="宋体" w:eastAsia="宋体" w:hAnsi="宋体" w:cs="宋体" w:hint="eastAsia"/>
        </w:rPr>
        <w:t>的</w:t>
      </w:r>
      <w:r w:rsidRPr="00CE2D98">
        <w:rPr>
          <w:rFonts w:hint="eastAsia"/>
        </w:rPr>
        <w:t>“</w:t>
      </w:r>
      <w:r w:rsidRPr="00CE2D98">
        <w:t>their</w:t>
      </w:r>
      <w:proofErr w:type="spellEnd"/>
      <w:r w:rsidRPr="00CE2D98">
        <w:t xml:space="preserve"> coarse nervous </w:t>
      </w:r>
      <w:proofErr w:type="spellStart"/>
      <w:r w:rsidRPr="00CE2D98">
        <w:t>organisatio</w:t>
      </w:r>
      <w:proofErr w:type="spellEnd"/>
      <w:r w:rsidRPr="00CE2D98">
        <w:rPr>
          <w:rFonts w:hint="eastAsia"/>
        </w:rPr>
        <w:t>/</w:t>
      </w:r>
      <w:r w:rsidRPr="00CE2D98">
        <w:t xml:space="preserve">with nerves of less </w:t>
      </w:r>
      <w:proofErr w:type="spellStart"/>
      <w:r w:rsidRPr="00CE2D98">
        <w:t>calibre</w:t>
      </w:r>
      <w:proofErr w:type="spellEnd"/>
      <w:r w:rsidRPr="00CE2D98">
        <w:t xml:space="preserve"> hut greater discriminativeness</w:t>
      </w:r>
      <w:r w:rsidRPr="00CE2D98">
        <w:rPr>
          <w:rFonts w:hint="eastAsia"/>
        </w:rPr>
        <w:t>”</w:t>
      </w:r>
      <w:r w:rsidRPr="00CE2D98">
        <w:rPr>
          <w:rFonts w:ascii="宋体" w:eastAsia="宋体" w:hAnsi="宋体" w:cs="宋体" w:hint="eastAsia"/>
        </w:rPr>
        <w:t>联系起来（参见原书</w:t>
      </w:r>
      <w:r w:rsidRPr="00CE2D98">
        <w:rPr>
          <w:rFonts w:hint="eastAsia"/>
        </w:rPr>
        <w:t>p44</w:t>
      </w:r>
      <w:r w:rsidRPr="00CE2D98">
        <w:rPr>
          <w:rFonts w:ascii="宋体" w:eastAsia="宋体" w:hAnsi="宋体" w:cs="宋体" w:hint="eastAsia"/>
        </w:rPr>
        <w:t>）。</w:t>
      </w:r>
    </w:p>
  </w:footnote>
  <w:footnote w:id="3">
    <w:p w14:paraId="1DE84ABA" w14:textId="77777777" w:rsidR="00F36323" w:rsidRPr="00377688" w:rsidRDefault="00F36323" w:rsidP="00F36323">
      <w:pPr>
        <w:pStyle w:val="AuthNotes"/>
        <w:rPr>
          <w:rFonts w:ascii="宋体" w:eastAsiaTheme="minorEastAsia" w:hAnsi="宋体" w:cs="宋体" w:hint="eastAsia"/>
          <w:lang w:eastAsia="zh-CN"/>
        </w:rPr>
      </w:pPr>
      <w:r w:rsidRPr="00377688">
        <w:footnoteRef/>
      </w:r>
      <w:r w:rsidRPr="00377688">
        <w:t xml:space="preserve"> </w:t>
      </w:r>
      <w:proofErr w:type="spellStart"/>
      <w:r w:rsidRPr="00377688">
        <w:rPr>
          <w:rFonts w:ascii="宋体" w:eastAsia="宋体" w:hAnsi="宋体" w:cs="宋体" w:hint="eastAsia"/>
        </w:rPr>
        <w:t>转引</w:t>
      </w:r>
      <w:proofErr w:type="spellEnd"/>
      <w:r>
        <w:rPr>
          <w:rFonts w:ascii="宋体" w:eastAsia="宋体" w:hAnsi="宋体" w:cs="宋体" w:hint="eastAsia"/>
          <w:lang w:eastAsia="zh-CN"/>
        </w:rPr>
        <w:t>自</w:t>
      </w:r>
      <w:r w:rsidRPr="00377688">
        <w:rPr>
          <w:lang w:eastAsia="zh-CN"/>
        </w:rPr>
        <w:t xml:space="preserve">Thomas Petraschka. 2023. </w:t>
      </w:r>
      <w:proofErr w:type="spellStart"/>
      <w:r w:rsidRPr="00377688">
        <w:rPr>
          <w:lang w:eastAsia="zh-CN"/>
        </w:rPr>
        <w:t>Kapitel</w:t>
      </w:r>
      <w:proofErr w:type="spellEnd"/>
      <w:r w:rsidRPr="00377688">
        <w:rPr>
          <w:lang w:eastAsia="zh-CN"/>
        </w:rPr>
        <w:t xml:space="preserve"> 2 </w:t>
      </w:r>
      <w:proofErr w:type="spellStart"/>
      <w:r w:rsidRPr="00377688">
        <w:rPr>
          <w:lang w:eastAsia="zh-CN"/>
        </w:rPr>
        <w:t>theorie</w:t>
      </w:r>
      <w:proofErr w:type="spellEnd"/>
      <w:r w:rsidRPr="00377688">
        <w:rPr>
          <w:lang w:eastAsia="zh-CN"/>
        </w:rPr>
        <w:t xml:space="preserve"> der </w:t>
      </w:r>
      <w:proofErr w:type="spellStart"/>
      <w:r w:rsidRPr="00377688">
        <w:rPr>
          <w:lang w:eastAsia="zh-CN"/>
        </w:rPr>
        <w:t>einfühlungsästhetik</w:t>
      </w:r>
      <w:proofErr w:type="spellEnd"/>
      <w:r w:rsidRPr="00377688">
        <w:rPr>
          <w:lang w:eastAsia="zh-CN"/>
        </w:rPr>
        <w:t>. . Brill. https://doi.org/10.30965/9783969752869_003</w:t>
      </w:r>
      <w:r>
        <w:rPr>
          <w:rFonts w:eastAsiaTheme="minorEastAsia" w:hint="eastAsia"/>
          <w:lang w:eastAsia="zh-CN"/>
        </w:rPr>
        <w:t>.</w:t>
      </w:r>
    </w:p>
  </w:footnote>
  <w:footnote w:id="4">
    <w:p w14:paraId="19E1AFC7" w14:textId="77777777" w:rsidR="008A5C14" w:rsidRPr="00715E5D" w:rsidRDefault="008A5C14" w:rsidP="008A5C14">
      <w:pPr>
        <w:pStyle w:val="AuthNotes"/>
      </w:pPr>
      <w:r w:rsidRPr="00715E5D">
        <w:rPr>
          <w:rStyle w:val="ae"/>
          <w:rFonts w:hint="eastAsia"/>
          <w:vertAlign w:val="baseline"/>
        </w:rPr>
        <w:footnoteRef/>
      </w:r>
      <w:r w:rsidRPr="00715E5D">
        <w:rPr>
          <w:rFonts w:hint="eastAsia"/>
        </w:rPr>
        <w:t xml:space="preserve"> </w:t>
      </w:r>
      <w:r w:rsidRPr="00715E5D">
        <w:t>Models marked with an asterisk (*) were integrated into the Unified Theory of Acceptance and Use of Technology (UTAUT, Venkatesh et al., 2003).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7CD"/>
    <w:multiLevelType w:val="hybridMultilevel"/>
    <w:tmpl w:val="EC283F54"/>
    <w:lvl w:ilvl="0" w:tplc="EC7880E2">
      <w:start w:val="1"/>
      <w:numFmt w:val="bullet"/>
      <w:lvlText w:val=""/>
      <w:lvlJc w:val="left"/>
      <w:pPr>
        <w:ind w:left="1080" w:hanging="360"/>
      </w:pPr>
      <w:rPr>
        <w:rFonts w:ascii="Symbol" w:hAnsi="Symbol"/>
      </w:rPr>
    </w:lvl>
    <w:lvl w:ilvl="1" w:tplc="E2C6598E">
      <w:start w:val="1"/>
      <w:numFmt w:val="bullet"/>
      <w:lvlText w:val=""/>
      <w:lvlJc w:val="left"/>
      <w:pPr>
        <w:ind w:left="1080" w:hanging="360"/>
      </w:pPr>
      <w:rPr>
        <w:rFonts w:ascii="Symbol" w:hAnsi="Symbol"/>
      </w:rPr>
    </w:lvl>
    <w:lvl w:ilvl="2" w:tplc="2CC25D4E">
      <w:start w:val="1"/>
      <w:numFmt w:val="bullet"/>
      <w:lvlText w:val=""/>
      <w:lvlJc w:val="left"/>
      <w:pPr>
        <w:ind w:left="1080" w:hanging="360"/>
      </w:pPr>
      <w:rPr>
        <w:rFonts w:ascii="Symbol" w:hAnsi="Symbol"/>
      </w:rPr>
    </w:lvl>
    <w:lvl w:ilvl="3" w:tplc="DA22CD54">
      <w:start w:val="1"/>
      <w:numFmt w:val="bullet"/>
      <w:lvlText w:val=""/>
      <w:lvlJc w:val="left"/>
      <w:pPr>
        <w:ind w:left="1080" w:hanging="360"/>
      </w:pPr>
      <w:rPr>
        <w:rFonts w:ascii="Symbol" w:hAnsi="Symbol"/>
      </w:rPr>
    </w:lvl>
    <w:lvl w:ilvl="4" w:tplc="BDFCEE4C">
      <w:start w:val="1"/>
      <w:numFmt w:val="bullet"/>
      <w:lvlText w:val=""/>
      <w:lvlJc w:val="left"/>
      <w:pPr>
        <w:ind w:left="1080" w:hanging="360"/>
      </w:pPr>
      <w:rPr>
        <w:rFonts w:ascii="Symbol" w:hAnsi="Symbol"/>
      </w:rPr>
    </w:lvl>
    <w:lvl w:ilvl="5" w:tplc="82E0417E">
      <w:start w:val="1"/>
      <w:numFmt w:val="bullet"/>
      <w:lvlText w:val=""/>
      <w:lvlJc w:val="left"/>
      <w:pPr>
        <w:ind w:left="1080" w:hanging="360"/>
      </w:pPr>
      <w:rPr>
        <w:rFonts w:ascii="Symbol" w:hAnsi="Symbol"/>
      </w:rPr>
    </w:lvl>
    <w:lvl w:ilvl="6" w:tplc="03982A4A">
      <w:start w:val="1"/>
      <w:numFmt w:val="bullet"/>
      <w:lvlText w:val=""/>
      <w:lvlJc w:val="left"/>
      <w:pPr>
        <w:ind w:left="1080" w:hanging="360"/>
      </w:pPr>
      <w:rPr>
        <w:rFonts w:ascii="Symbol" w:hAnsi="Symbol"/>
      </w:rPr>
    </w:lvl>
    <w:lvl w:ilvl="7" w:tplc="D152E94C">
      <w:start w:val="1"/>
      <w:numFmt w:val="bullet"/>
      <w:lvlText w:val=""/>
      <w:lvlJc w:val="left"/>
      <w:pPr>
        <w:ind w:left="1080" w:hanging="360"/>
      </w:pPr>
      <w:rPr>
        <w:rFonts w:ascii="Symbol" w:hAnsi="Symbol"/>
      </w:rPr>
    </w:lvl>
    <w:lvl w:ilvl="8" w:tplc="9350009A">
      <w:start w:val="1"/>
      <w:numFmt w:val="bullet"/>
      <w:lvlText w:val=""/>
      <w:lvlJc w:val="left"/>
      <w:pPr>
        <w:ind w:left="1080" w:hanging="360"/>
      </w:pPr>
      <w:rPr>
        <w:rFonts w:ascii="Symbol" w:hAnsi="Symbol"/>
      </w:rPr>
    </w:lvl>
  </w:abstractNum>
  <w:abstractNum w:abstractNumId="1" w15:restartNumberingAfterBreak="0">
    <w:nsid w:val="0595602F"/>
    <w:multiLevelType w:val="multilevel"/>
    <w:tmpl w:val="4EC20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5C9F"/>
    <w:multiLevelType w:val="multilevel"/>
    <w:tmpl w:val="232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922A5"/>
    <w:multiLevelType w:val="hybridMultilevel"/>
    <w:tmpl w:val="B8064158"/>
    <w:lvl w:ilvl="0" w:tplc="18CCCF52">
      <w:start w:val="1"/>
      <w:numFmt w:val="bullet"/>
      <w:lvlText w:val=""/>
      <w:lvlJc w:val="left"/>
      <w:pPr>
        <w:ind w:left="1080" w:hanging="360"/>
      </w:pPr>
      <w:rPr>
        <w:rFonts w:ascii="Symbol" w:hAnsi="Symbol"/>
      </w:rPr>
    </w:lvl>
    <w:lvl w:ilvl="1" w:tplc="0688D322">
      <w:start w:val="1"/>
      <w:numFmt w:val="bullet"/>
      <w:lvlText w:val=""/>
      <w:lvlJc w:val="left"/>
      <w:pPr>
        <w:ind w:left="1080" w:hanging="360"/>
      </w:pPr>
      <w:rPr>
        <w:rFonts w:ascii="Symbol" w:hAnsi="Symbol"/>
      </w:rPr>
    </w:lvl>
    <w:lvl w:ilvl="2" w:tplc="7F928678">
      <w:start w:val="1"/>
      <w:numFmt w:val="bullet"/>
      <w:lvlText w:val=""/>
      <w:lvlJc w:val="left"/>
      <w:pPr>
        <w:ind w:left="1080" w:hanging="360"/>
      </w:pPr>
      <w:rPr>
        <w:rFonts w:ascii="Symbol" w:hAnsi="Symbol"/>
      </w:rPr>
    </w:lvl>
    <w:lvl w:ilvl="3" w:tplc="220434CE">
      <w:start w:val="1"/>
      <w:numFmt w:val="bullet"/>
      <w:lvlText w:val=""/>
      <w:lvlJc w:val="left"/>
      <w:pPr>
        <w:ind w:left="1080" w:hanging="360"/>
      </w:pPr>
      <w:rPr>
        <w:rFonts w:ascii="Symbol" w:hAnsi="Symbol"/>
      </w:rPr>
    </w:lvl>
    <w:lvl w:ilvl="4" w:tplc="46746136">
      <w:start w:val="1"/>
      <w:numFmt w:val="bullet"/>
      <w:lvlText w:val=""/>
      <w:lvlJc w:val="left"/>
      <w:pPr>
        <w:ind w:left="1080" w:hanging="360"/>
      </w:pPr>
      <w:rPr>
        <w:rFonts w:ascii="Symbol" w:hAnsi="Symbol"/>
      </w:rPr>
    </w:lvl>
    <w:lvl w:ilvl="5" w:tplc="B9F6C030">
      <w:start w:val="1"/>
      <w:numFmt w:val="bullet"/>
      <w:lvlText w:val=""/>
      <w:lvlJc w:val="left"/>
      <w:pPr>
        <w:ind w:left="1080" w:hanging="360"/>
      </w:pPr>
      <w:rPr>
        <w:rFonts w:ascii="Symbol" w:hAnsi="Symbol"/>
      </w:rPr>
    </w:lvl>
    <w:lvl w:ilvl="6" w:tplc="707E19EC">
      <w:start w:val="1"/>
      <w:numFmt w:val="bullet"/>
      <w:lvlText w:val=""/>
      <w:lvlJc w:val="left"/>
      <w:pPr>
        <w:ind w:left="1080" w:hanging="360"/>
      </w:pPr>
      <w:rPr>
        <w:rFonts w:ascii="Symbol" w:hAnsi="Symbol"/>
      </w:rPr>
    </w:lvl>
    <w:lvl w:ilvl="7" w:tplc="BFAE2E6E">
      <w:start w:val="1"/>
      <w:numFmt w:val="bullet"/>
      <w:lvlText w:val=""/>
      <w:lvlJc w:val="left"/>
      <w:pPr>
        <w:ind w:left="1080" w:hanging="360"/>
      </w:pPr>
      <w:rPr>
        <w:rFonts w:ascii="Symbol" w:hAnsi="Symbol"/>
      </w:rPr>
    </w:lvl>
    <w:lvl w:ilvl="8" w:tplc="8E747E94">
      <w:start w:val="1"/>
      <w:numFmt w:val="bullet"/>
      <w:lvlText w:val=""/>
      <w:lvlJc w:val="left"/>
      <w:pPr>
        <w:ind w:left="1080" w:hanging="360"/>
      </w:pPr>
      <w:rPr>
        <w:rFonts w:ascii="Symbol" w:hAnsi="Symbol"/>
      </w:rPr>
    </w:lvl>
  </w:abstractNum>
  <w:abstractNum w:abstractNumId="4" w15:restartNumberingAfterBreak="0">
    <w:nsid w:val="173757CE"/>
    <w:multiLevelType w:val="multilevel"/>
    <w:tmpl w:val="671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D629B"/>
    <w:multiLevelType w:val="hybridMultilevel"/>
    <w:tmpl w:val="A126D5DC"/>
    <w:lvl w:ilvl="0" w:tplc="8F6EF850">
      <w:start w:val="1"/>
      <w:numFmt w:val="decimal"/>
      <w:lvlText w:val="%1）"/>
      <w:lvlJc w:val="left"/>
      <w:pPr>
        <w:ind w:left="600" w:hanging="360"/>
      </w:pPr>
      <w:rPr>
        <w:rFonts w:ascii="Linux Libertine O" w:eastAsia="Cambria" w:hAnsi="Linux Libertine O" w:cs="Linux Libertine O" w:hint="eastAsia"/>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6" w15:restartNumberingAfterBreak="0">
    <w:nsid w:val="24395CFD"/>
    <w:multiLevelType w:val="multilevel"/>
    <w:tmpl w:val="1CE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B1A43"/>
    <w:multiLevelType w:val="multilevel"/>
    <w:tmpl w:val="735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C0062"/>
    <w:multiLevelType w:val="multilevel"/>
    <w:tmpl w:val="A60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37261"/>
    <w:multiLevelType w:val="multilevel"/>
    <w:tmpl w:val="A74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40752"/>
    <w:multiLevelType w:val="multilevel"/>
    <w:tmpl w:val="0A2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94DE5"/>
    <w:multiLevelType w:val="hybridMultilevel"/>
    <w:tmpl w:val="3740ECBC"/>
    <w:lvl w:ilvl="0" w:tplc="90848490">
      <w:start w:val="1"/>
      <w:numFmt w:val="bullet"/>
      <w:lvlText w:val=""/>
      <w:lvlJc w:val="left"/>
      <w:pPr>
        <w:ind w:left="1080" w:hanging="360"/>
      </w:pPr>
      <w:rPr>
        <w:rFonts w:ascii="Symbol" w:hAnsi="Symbol"/>
      </w:rPr>
    </w:lvl>
    <w:lvl w:ilvl="1" w:tplc="E68E8D5E">
      <w:start w:val="1"/>
      <w:numFmt w:val="bullet"/>
      <w:lvlText w:val=""/>
      <w:lvlJc w:val="left"/>
      <w:pPr>
        <w:ind w:left="1080" w:hanging="360"/>
      </w:pPr>
      <w:rPr>
        <w:rFonts w:ascii="Symbol" w:hAnsi="Symbol"/>
      </w:rPr>
    </w:lvl>
    <w:lvl w:ilvl="2" w:tplc="F1282C3A">
      <w:start w:val="1"/>
      <w:numFmt w:val="bullet"/>
      <w:lvlText w:val=""/>
      <w:lvlJc w:val="left"/>
      <w:pPr>
        <w:ind w:left="1080" w:hanging="360"/>
      </w:pPr>
      <w:rPr>
        <w:rFonts w:ascii="Symbol" w:hAnsi="Symbol"/>
      </w:rPr>
    </w:lvl>
    <w:lvl w:ilvl="3" w:tplc="F7B22798">
      <w:start w:val="1"/>
      <w:numFmt w:val="bullet"/>
      <w:lvlText w:val=""/>
      <w:lvlJc w:val="left"/>
      <w:pPr>
        <w:ind w:left="1080" w:hanging="360"/>
      </w:pPr>
      <w:rPr>
        <w:rFonts w:ascii="Symbol" w:hAnsi="Symbol"/>
      </w:rPr>
    </w:lvl>
    <w:lvl w:ilvl="4" w:tplc="4112B936">
      <w:start w:val="1"/>
      <w:numFmt w:val="bullet"/>
      <w:lvlText w:val=""/>
      <w:lvlJc w:val="left"/>
      <w:pPr>
        <w:ind w:left="1080" w:hanging="360"/>
      </w:pPr>
      <w:rPr>
        <w:rFonts w:ascii="Symbol" w:hAnsi="Symbol"/>
      </w:rPr>
    </w:lvl>
    <w:lvl w:ilvl="5" w:tplc="CF64E938">
      <w:start w:val="1"/>
      <w:numFmt w:val="bullet"/>
      <w:lvlText w:val=""/>
      <w:lvlJc w:val="left"/>
      <w:pPr>
        <w:ind w:left="1080" w:hanging="360"/>
      </w:pPr>
      <w:rPr>
        <w:rFonts w:ascii="Symbol" w:hAnsi="Symbol"/>
      </w:rPr>
    </w:lvl>
    <w:lvl w:ilvl="6" w:tplc="8AA2EA3E">
      <w:start w:val="1"/>
      <w:numFmt w:val="bullet"/>
      <w:lvlText w:val=""/>
      <w:lvlJc w:val="left"/>
      <w:pPr>
        <w:ind w:left="1080" w:hanging="360"/>
      </w:pPr>
      <w:rPr>
        <w:rFonts w:ascii="Symbol" w:hAnsi="Symbol"/>
      </w:rPr>
    </w:lvl>
    <w:lvl w:ilvl="7" w:tplc="CAC69656">
      <w:start w:val="1"/>
      <w:numFmt w:val="bullet"/>
      <w:lvlText w:val=""/>
      <w:lvlJc w:val="left"/>
      <w:pPr>
        <w:ind w:left="1080" w:hanging="360"/>
      </w:pPr>
      <w:rPr>
        <w:rFonts w:ascii="Symbol" w:hAnsi="Symbol"/>
      </w:rPr>
    </w:lvl>
    <w:lvl w:ilvl="8" w:tplc="FC9CBA36">
      <w:start w:val="1"/>
      <w:numFmt w:val="bullet"/>
      <w:lvlText w:val=""/>
      <w:lvlJc w:val="left"/>
      <w:pPr>
        <w:ind w:left="1080" w:hanging="360"/>
      </w:pPr>
      <w:rPr>
        <w:rFonts w:ascii="Symbol" w:hAnsi="Symbol"/>
      </w:rPr>
    </w:lvl>
  </w:abstractNum>
  <w:abstractNum w:abstractNumId="12" w15:restartNumberingAfterBreak="0">
    <w:nsid w:val="34153D6B"/>
    <w:multiLevelType w:val="multilevel"/>
    <w:tmpl w:val="06D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14" w15:restartNumberingAfterBreak="0">
    <w:nsid w:val="36756063"/>
    <w:multiLevelType w:val="multilevel"/>
    <w:tmpl w:val="AF4C91EC"/>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68A14C5"/>
    <w:multiLevelType w:val="multilevel"/>
    <w:tmpl w:val="EF202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75914"/>
    <w:multiLevelType w:val="multilevel"/>
    <w:tmpl w:val="532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D528B"/>
    <w:multiLevelType w:val="multilevel"/>
    <w:tmpl w:val="E1C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878DB"/>
    <w:multiLevelType w:val="hybridMultilevel"/>
    <w:tmpl w:val="85848504"/>
    <w:lvl w:ilvl="0" w:tplc="5EFA3380">
      <w:start w:val="1"/>
      <w:numFmt w:val="bullet"/>
      <w:lvlText w:val=""/>
      <w:lvlJc w:val="left"/>
      <w:pPr>
        <w:ind w:left="1080" w:hanging="360"/>
      </w:pPr>
      <w:rPr>
        <w:rFonts w:ascii="Symbol" w:hAnsi="Symbol"/>
      </w:rPr>
    </w:lvl>
    <w:lvl w:ilvl="1" w:tplc="2DC8B750">
      <w:start w:val="1"/>
      <w:numFmt w:val="bullet"/>
      <w:lvlText w:val=""/>
      <w:lvlJc w:val="left"/>
      <w:pPr>
        <w:ind w:left="1080" w:hanging="360"/>
      </w:pPr>
      <w:rPr>
        <w:rFonts w:ascii="Symbol" w:hAnsi="Symbol"/>
      </w:rPr>
    </w:lvl>
    <w:lvl w:ilvl="2" w:tplc="2222EB3C">
      <w:start w:val="1"/>
      <w:numFmt w:val="bullet"/>
      <w:lvlText w:val=""/>
      <w:lvlJc w:val="left"/>
      <w:pPr>
        <w:ind w:left="1080" w:hanging="360"/>
      </w:pPr>
      <w:rPr>
        <w:rFonts w:ascii="Symbol" w:hAnsi="Symbol"/>
      </w:rPr>
    </w:lvl>
    <w:lvl w:ilvl="3" w:tplc="E44AA53A">
      <w:start w:val="1"/>
      <w:numFmt w:val="bullet"/>
      <w:lvlText w:val=""/>
      <w:lvlJc w:val="left"/>
      <w:pPr>
        <w:ind w:left="1080" w:hanging="360"/>
      </w:pPr>
      <w:rPr>
        <w:rFonts w:ascii="Symbol" w:hAnsi="Symbol"/>
      </w:rPr>
    </w:lvl>
    <w:lvl w:ilvl="4" w:tplc="5270EA8A">
      <w:start w:val="1"/>
      <w:numFmt w:val="bullet"/>
      <w:lvlText w:val=""/>
      <w:lvlJc w:val="left"/>
      <w:pPr>
        <w:ind w:left="1080" w:hanging="360"/>
      </w:pPr>
      <w:rPr>
        <w:rFonts w:ascii="Symbol" w:hAnsi="Symbol"/>
      </w:rPr>
    </w:lvl>
    <w:lvl w:ilvl="5" w:tplc="35021D48">
      <w:start w:val="1"/>
      <w:numFmt w:val="bullet"/>
      <w:lvlText w:val=""/>
      <w:lvlJc w:val="left"/>
      <w:pPr>
        <w:ind w:left="1080" w:hanging="360"/>
      </w:pPr>
      <w:rPr>
        <w:rFonts w:ascii="Symbol" w:hAnsi="Symbol"/>
      </w:rPr>
    </w:lvl>
    <w:lvl w:ilvl="6" w:tplc="940044E2">
      <w:start w:val="1"/>
      <w:numFmt w:val="bullet"/>
      <w:lvlText w:val=""/>
      <w:lvlJc w:val="left"/>
      <w:pPr>
        <w:ind w:left="1080" w:hanging="360"/>
      </w:pPr>
      <w:rPr>
        <w:rFonts w:ascii="Symbol" w:hAnsi="Symbol"/>
      </w:rPr>
    </w:lvl>
    <w:lvl w:ilvl="7" w:tplc="F350E6C6">
      <w:start w:val="1"/>
      <w:numFmt w:val="bullet"/>
      <w:lvlText w:val=""/>
      <w:lvlJc w:val="left"/>
      <w:pPr>
        <w:ind w:left="1080" w:hanging="360"/>
      </w:pPr>
      <w:rPr>
        <w:rFonts w:ascii="Symbol" w:hAnsi="Symbol"/>
      </w:rPr>
    </w:lvl>
    <w:lvl w:ilvl="8" w:tplc="F676BA0A">
      <w:start w:val="1"/>
      <w:numFmt w:val="bullet"/>
      <w:lvlText w:val=""/>
      <w:lvlJc w:val="left"/>
      <w:pPr>
        <w:ind w:left="1080" w:hanging="360"/>
      </w:pPr>
      <w:rPr>
        <w:rFonts w:ascii="Symbol" w:hAnsi="Symbol"/>
      </w:rPr>
    </w:lvl>
  </w:abstractNum>
  <w:abstractNum w:abstractNumId="19" w15:restartNumberingAfterBreak="0">
    <w:nsid w:val="4A7C4316"/>
    <w:multiLevelType w:val="multilevel"/>
    <w:tmpl w:val="B4E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B5680"/>
    <w:multiLevelType w:val="multilevel"/>
    <w:tmpl w:val="88A6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14BD4"/>
    <w:multiLevelType w:val="multilevel"/>
    <w:tmpl w:val="95F0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974B8"/>
    <w:multiLevelType w:val="multilevel"/>
    <w:tmpl w:val="346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D294C"/>
    <w:multiLevelType w:val="multilevel"/>
    <w:tmpl w:val="FAC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30CB7"/>
    <w:multiLevelType w:val="hybridMultilevel"/>
    <w:tmpl w:val="3C54BF0E"/>
    <w:name w:val="Bib_entry_numbering"/>
    <w:lvl w:ilvl="0" w:tplc="1742BD5C">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15:restartNumberingAfterBreak="0">
    <w:nsid w:val="64CF1830"/>
    <w:multiLevelType w:val="multilevel"/>
    <w:tmpl w:val="4DE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A5763"/>
    <w:multiLevelType w:val="hybridMultilevel"/>
    <w:tmpl w:val="4CA022C6"/>
    <w:lvl w:ilvl="0" w:tplc="6D2A3B74">
      <w:start w:val="1"/>
      <w:numFmt w:val="bullet"/>
      <w:lvlText w:val=""/>
      <w:lvlJc w:val="left"/>
      <w:pPr>
        <w:ind w:left="1080" w:hanging="360"/>
      </w:pPr>
      <w:rPr>
        <w:rFonts w:ascii="Symbol" w:hAnsi="Symbol"/>
      </w:rPr>
    </w:lvl>
    <w:lvl w:ilvl="1" w:tplc="63FAC740">
      <w:start w:val="1"/>
      <w:numFmt w:val="bullet"/>
      <w:lvlText w:val=""/>
      <w:lvlJc w:val="left"/>
      <w:pPr>
        <w:ind w:left="1080" w:hanging="360"/>
      </w:pPr>
      <w:rPr>
        <w:rFonts w:ascii="Symbol" w:hAnsi="Symbol"/>
      </w:rPr>
    </w:lvl>
    <w:lvl w:ilvl="2" w:tplc="6EF05A14">
      <w:start w:val="1"/>
      <w:numFmt w:val="bullet"/>
      <w:lvlText w:val=""/>
      <w:lvlJc w:val="left"/>
      <w:pPr>
        <w:ind w:left="1080" w:hanging="360"/>
      </w:pPr>
      <w:rPr>
        <w:rFonts w:ascii="Symbol" w:hAnsi="Symbol"/>
      </w:rPr>
    </w:lvl>
    <w:lvl w:ilvl="3" w:tplc="24AE89AE">
      <w:start w:val="1"/>
      <w:numFmt w:val="bullet"/>
      <w:lvlText w:val=""/>
      <w:lvlJc w:val="left"/>
      <w:pPr>
        <w:ind w:left="1080" w:hanging="360"/>
      </w:pPr>
      <w:rPr>
        <w:rFonts w:ascii="Symbol" w:hAnsi="Symbol"/>
      </w:rPr>
    </w:lvl>
    <w:lvl w:ilvl="4" w:tplc="781071C8">
      <w:start w:val="1"/>
      <w:numFmt w:val="bullet"/>
      <w:lvlText w:val=""/>
      <w:lvlJc w:val="left"/>
      <w:pPr>
        <w:ind w:left="1080" w:hanging="360"/>
      </w:pPr>
      <w:rPr>
        <w:rFonts w:ascii="Symbol" w:hAnsi="Symbol"/>
      </w:rPr>
    </w:lvl>
    <w:lvl w:ilvl="5" w:tplc="9D72C83A">
      <w:start w:val="1"/>
      <w:numFmt w:val="bullet"/>
      <w:lvlText w:val=""/>
      <w:lvlJc w:val="left"/>
      <w:pPr>
        <w:ind w:left="1080" w:hanging="360"/>
      </w:pPr>
      <w:rPr>
        <w:rFonts w:ascii="Symbol" w:hAnsi="Symbol"/>
      </w:rPr>
    </w:lvl>
    <w:lvl w:ilvl="6" w:tplc="DEE8F4F4">
      <w:start w:val="1"/>
      <w:numFmt w:val="bullet"/>
      <w:lvlText w:val=""/>
      <w:lvlJc w:val="left"/>
      <w:pPr>
        <w:ind w:left="1080" w:hanging="360"/>
      </w:pPr>
      <w:rPr>
        <w:rFonts w:ascii="Symbol" w:hAnsi="Symbol"/>
      </w:rPr>
    </w:lvl>
    <w:lvl w:ilvl="7" w:tplc="F6E8BCEE">
      <w:start w:val="1"/>
      <w:numFmt w:val="bullet"/>
      <w:lvlText w:val=""/>
      <w:lvlJc w:val="left"/>
      <w:pPr>
        <w:ind w:left="1080" w:hanging="360"/>
      </w:pPr>
      <w:rPr>
        <w:rFonts w:ascii="Symbol" w:hAnsi="Symbol"/>
      </w:rPr>
    </w:lvl>
    <w:lvl w:ilvl="8" w:tplc="A11C3FEC">
      <w:start w:val="1"/>
      <w:numFmt w:val="bullet"/>
      <w:lvlText w:val=""/>
      <w:lvlJc w:val="left"/>
      <w:pPr>
        <w:ind w:left="1080" w:hanging="360"/>
      </w:pPr>
      <w:rPr>
        <w:rFonts w:ascii="Symbol" w:hAnsi="Symbol"/>
      </w:rPr>
    </w:lvl>
  </w:abstractNum>
  <w:abstractNum w:abstractNumId="27" w15:restartNumberingAfterBreak="0">
    <w:nsid w:val="67127960"/>
    <w:multiLevelType w:val="multilevel"/>
    <w:tmpl w:val="67C8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9E60C6"/>
    <w:multiLevelType w:val="hybridMultilevel"/>
    <w:tmpl w:val="CBF4E9D8"/>
    <w:lvl w:ilvl="0" w:tplc="8EAE53F0">
      <w:start w:val="1"/>
      <w:numFmt w:val="bullet"/>
      <w:lvlText w:val=""/>
      <w:lvlJc w:val="left"/>
      <w:pPr>
        <w:ind w:left="1080" w:hanging="360"/>
      </w:pPr>
      <w:rPr>
        <w:rFonts w:ascii="Symbol" w:hAnsi="Symbol"/>
      </w:rPr>
    </w:lvl>
    <w:lvl w:ilvl="1" w:tplc="83FE475E">
      <w:start w:val="1"/>
      <w:numFmt w:val="bullet"/>
      <w:lvlText w:val=""/>
      <w:lvlJc w:val="left"/>
      <w:pPr>
        <w:ind w:left="1080" w:hanging="360"/>
      </w:pPr>
      <w:rPr>
        <w:rFonts w:ascii="Symbol" w:hAnsi="Symbol"/>
      </w:rPr>
    </w:lvl>
    <w:lvl w:ilvl="2" w:tplc="37F05268">
      <w:start w:val="1"/>
      <w:numFmt w:val="bullet"/>
      <w:lvlText w:val=""/>
      <w:lvlJc w:val="left"/>
      <w:pPr>
        <w:ind w:left="1080" w:hanging="360"/>
      </w:pPr>
      <w:rPr>
        <w:rFonts w:ascii="Symbol" w:hAnsi="Symbol"/>
      </w:rPr>
    </w:lvl>
    <w:lvl w:ilvl="3" w:tplc="E0C0AF4E">
      <w:start w:val="1"/>
      <w:numFmt w:val="bullet"/>
      <w:lvlText w:val=""/>
      <w:lvlJc w:val="left"/>
      <w:pPr>
        <w:ind w:left="1080" w:hanging="360"/>
      </w:pPr>
      <w:rPr>
        <w:rFonts w:ascii="Symbol" w:hAnsi="Symbol"/>
      </w:rPr>
    </w:lvl>
    <w:lvl w:ilvl="4" w:tplc="D174E90E">
      <w:start w:val="1"/>
      <w:numFmt w:val="bullet"/>
      <w:lvlText w:val=""/>
      <w:lvlJc w:val="left"/>
      <w:pPr>
        <w:ind w:left="1080" w:hanging="360"/>
      </w:pPr>
      <w:rPr>
        <w:rFonts w:ascii="Symbol" w:hAnsi="Symbol"/>
      </w:rPr>
    </w:lvl>
    <w:lvl w:ilvl="5" w:tplc="6B6C69E2">
      <w:start w:val="1"/>
      <w:numFmt w:val="bullet"/>
      <w:lvlText w:val=""/>
      <w:lvlJc w:val="left"/>
      <w:pPr>
        <w:ind w:left="1080" w:hanging="360"/>
      </w:pPr>
      <w:rPr>
        <w:rFonts w:ascii="Symbol" w:hAnsi="Symbol"/>
      </w:rPr>
    </w:lvl>
    <w:lvl w:ilvl="6" w:tplc="696002B0">
      <w:start w:val="1"/>
      <w:numFmt w:val="bullet"/>
      <w:lvlText w:val=""/>
      <w:lvlJc w:val="left"/>
      <w:pPr>
        <w:ind w:left="1080" w:hanging="360"/>
      </w:pPr>
      <w:rPr>
        <w:rFonts w:ascii="Symbol" w:hAnsi="Symbol"/>
      </w:rPr>
    </w:lvl>
    <w:lvl w:ilvl="7" w:tplc="861ED768">
      <w:start w:val="1"/>
      <w:numFmt w:val="bullet"/>
      <w:lvlText w:val=""/>
      <w:lvlJc w:val="left"/>
      <w:pPr>
        <w:ind w:left="1080" w:hanging="360"/>
      </w:pPr>
      <w:rPr>
        <w:rFonts w:ascii="Symbol" w:hAnsi="Symbol"/>
      </w:rPr>
    </w:lvl>
    <w:lvl w:ilvl="8" w:tplc="5C3A87EC">
      <w:start w:val="1"/>
      <w:numFmt w:val="bullet"/>
      <w:lvlText w:val=""/>
      <w:lvlJc w:val="left"/>
      <w:pPr>
        <w:ind w:left="1080" w:hanging="360"/>
      </w:pPr>
      <w:rPr>
        <w:rFonts w:ascii="Symbol" w:hAnsi="Symbol"/>
      </w:rPr>
    </w:lvl>
  </w:abstractNum>
  <w:abstractNum w:abstractNumId="29"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2143D5"/>
    <w:multiLevelType w:val="multilevel"/>
    <w:tmpl w:val="F79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410BB"/>
    <w:multiLevelType w:val="multilevel"/>
    <w:tmpl w:val="D2AA3A44"/>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0C50070"/>
    <w:multiLevelType w:val="multilevel"/>
    <w:tmpl w:val="CEC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D213D"/>
    <w:multiLevelType w:val="multilevel"/>
    <w:tmpl w:val="BF9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644CF"/>
    <w:multiLevelType w:val="multilevel"/>
    <w:tmpl w:val="F4E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722DF"/>
    <w:multiLevelType w:val="multilevel"/>
    <w:tmpl w:val="FFF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C189B"/>
    <w:multiLevelType w:val="multilevel"/>
    <w:tmpl w:val="2A4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36F89"/>
    <w:multiLevelType w:val="hybridMultilevel"/>
    <w:tmpl w:val="6A8E2A0A"/>
    <w:lvl w:ilvl="0" w:tplc="13DAE3E2">
      <w:start w:val="1"/>
      <w:numFmt w:val="bullet"/>
      <w:lvlText w:val=""/>
      <w:lvlJc w:val="left"/>
      <w:pPr>
        <w:ind w:left="1080" w:hanging="360"/>
      </w:pPr>
      <w:rPr>
        <w:rFonts w:ascii="Symbol" w:hAnsi="Symbol"/>
      </w:rPr>
    </w:lvl>
    <w:lvl w:ilvl="1" w:tplc="123AB14C">
      <w:start w:val="1"/>
      <w:numFmt w:val="bullet"/>
      <w:lvlText w:val=""/>
      <w:lvlJc w:val="left"/>
      <w:pPr>
        <w:ind w:left="1080" w:hanging="360"/>
      </w:pPr>
      <w:rPr>
        <w:rFonts w:ascii="Symbol" w:hAnsi="Symbol"/>
      </w:rPr>
    </w:lvl>
    <w:lvl w:ilvl="2" w:tplc="40546318">
      <w:start w:val="1"/>
      <w:numFmt w:val="bullet"/>
      <w:lvlText w:val=""/>
      <w:lvlJc w:val="left"/>
      <w:pPr>
        <w:ind w:left="1080" w:hanging="360"/>
      </w:pPr>
      <w:rPr>
        <w:rFonts w:ascii="Symbol" w:hAnsi="Symbol"/>
      </w:rPr>
    </w:lvl>
    <w:lvl w:ilvl="3" w:tplc="0AE2CAB0">
      <w:start w:val="1"/>
      <w:numFmt w:val="bullet"/>
      <w:lvlText w:val=""/>
      <w:lvlJc w:val="left"/>
      <w:pPr>
        <w:ind w:left="1080" w:hanging="360"/>
      </w:pPr>
      <w:rPr>
        <w:rFonts w:ascii="Symbol" w:hAnsi="Symbol"/>
      </w:rPr>
    </w:lvl>
    <w:lvl w:ilvl="4" w:tplc="56463920">
      <w:start w:val="1"/>
      <w:numFmt w:val="bullet"/>
      <w:lvlText w:val=""/>
      <w:lvlJc w:val="left"/>
      <w:pPr>
        <w:ind w:left="1080" w:hanging="360"/>
      </w:pPr>
      <w:rPr>
        <w:rFonts w:ascii="Symbol" w:hAnsi="Symbol"/>
      </w:rPr>
    </w:lvl>
    <w:lvl w:ilvl="5" w:tplc="EA4276CA">
      <w:start w:val="1"/>
      <w:numFmt w:val="bullet"/>
      <w:lvlText w:val=""/>
      <w:lvlJc w:val="left"/>
      <w:pPr>
        <w:ind w:left="1080" w:hanging="360"/>
      </w:pPr>
      <w:rPr>
        <w:rFonts w:ascii="Symbol" w:hAnsi="Symbol"/>
      </w:rPr>
    </w:lvl>
    <w:lvl w:ilvl="6" w:tplc="BBD69FDE">
      <w:start w:val="1"/>
      <w:numFmt w:val="bullet"/>
      <w:lvlText w:val=""/>
      <w:lvlJc w:val="left"/>
      <w:pPr>
        <w:ind w:left="1080" w:hanging="360"/>
      </w:pPr>
      <w:rPr>
        <w:rFonts w:ascii="Symbol" w:hAnsi="Symbol"/>
      </w:rPr>
    </w:lvl>
    <w:lvl w:ilvl="7" w:tplc="73166E24">
      <w:start w:val="1"/>
      <w:numFmt w:val="bullet"/>
      <w:lvlText w:val=""/>
      <w:lvlJc w:val="left"/>
      <w:pPr>
        <w:ind w:left="1080" w:hanging="360"/>
      </w:pPr>
      <w:rPr>
        <w:rFonts w:ascii="Symbol" w:hAnsi="Symbol"/>
      </w:rPr>
    </w:lvl>
    <w:lvl w:ilvl="8" w:tplc="EA1E1C0E">
      <w:start w:val="1"/>
      <w:numFmt w:val="bullet"/>
      <w:lvlText w:val=""/>
      <w:lvlJc w:val="left"/>
      <w:pPr>
        <w:ind w:left="1080" w:hanging="360"/>
      </w:pPr>
      <w:rPr>
        <w:rFonts w:ascii="Symbol" w:hAnsi="Symbol"/>
      </w:rPr>
    </w:lvl>
  </w:abstractNum>
  <w:num w:numId="1" w16cid:durableId="78254829">
    <w:abstractNumId w:val="29"/>
  </w:num>
  <w:num w:numId="2" w16cid:durableId="460920590">
    <w:abstractNumId w:val="31"/>
  </w:num>
  <w:num w:numId="3" w16cid:durableId="858010215">
    <w:abstractNumId w:val="13"/>
  </w:num>
  <w:num w:numId="4" w16cid:durableId="762840736">
    <w:abstractNumId w:val="3"/>
  </w:num>
  <w:num w:numId="5" w16cid:durableId="704016931">
    <w:abstractNumId w:val="23"/>
  </w:num>
  <w:num w:numId="6" w16cid:durableId="1089275401">
    <w:abstractNumId w:val="8"/>
  </w:num>
  <w:num w:numId="7" w16cid:durableId="520316612">
    <w:abstractNumId w:val="12"/>
  </w:num>
  <w:num w:numId="8" w16cid:durableId="1292205965">
    <w:abstractNumId w:val="10"/>
  </w:num>
  <w:num w:numId="9" w16cid:durableId="546068064">
    <w:abstractNumId w:val="9"/>
  </w:num>
  <w:num w:numId="10" w16cid:durableId="1768304356">
    <w:abstractNumId w:val="1"/>
  </w:num>
  <w:num w:numId="11" w16cid:durableId="301353632">
    <w:abstractNumId w:val="2"/>
  </w:num>
  <w:num w:numId="12" w16cid:durableId="1039623667">
    <w:abstractNumId w:val="15"/>
  </w:num>
  <w:num w:numId="13" w16cid:durableId="241762793">
    <w:abstractNumId w:val="32"/>
  </w:num>
  <w:num w:numId="14" w16cid:durableId="913591581">
    <w:abstractNumId w:val="20"/>
  </w:num>
  <w:num w:numId="15" w16cid:durableId="1360199909">
    <w:abstractNumId w:val="21"/>
  </w:num>
  <w:num w:numId="16" w16cid:durableId="623343537">
    <w:abstractNumId w:val="30"/>
  </w:num>
  <w:num w:numId="17" w16cid:durableId="575633203">
    <w:abstractNumId w:val="16"/>
  </w:num>
  <w:num w:numId="18" w16cid:durableId="1962220929">
    <w:abstractNumId w:val="36"/>
  </w:num>
  <w:num w:numId="19" w16cid:durableId="1218516648">
    <w:abstractNumId w:val="24"/>
  </w:num>
  <w:num w:numId="20" w16cid:durableId="186993517">
    <w:abstractNumId w:val="29"/>
  </w:num>
  <w:num w:numId="21" w16cid:durableId="1423795592">
    <w:abstractNumId w:val="24"/>
  </w:num>
  <w:num w:numId="22" w16cid:durableId="1484661317">
    <w:abstractNumId w:val="14"/>
  </w:num>
  <w:num w:numId="23" w16cid:durableId="1200631631">
    <w:abstractNumId w:val="14"/>
  </w:num>
  <w:num w:numId="24" w16cid:durableId="441459244">
    <w:abstractNumId w:val="14"/>
  </w:num>
  <w:num w:numId="25" w16cid:durableId="402916117">
    <w:abstractNumId w:val="14"/>
  </w:num>
  <w:num w:numId="26" w16cid:durableId="2001348832">
    <w:abstractNumId w:val="13"/>
  </w:num>
  <w:num w:numId="27" w16cid:durableId="341320741">
    <w:abstractNumId w:val="5"/>
  </w:num>
  <w:num w:numId="28" w16cid:durableId="684597117">
    <w:abstractNumId w:val="27"/>
  </w:num>
  <w:num w:numId="29" w16cid:durableId="1746950125">
    <w:abstractNumId w:val="37"/>
  </w:num>
  <w:num w:numId="30" w16cid:durableId="135337150">
    <w:abstractNumId w:val="28"/>
  </w:num>
  <w:num w:numId="31" w16cid:durableId="624695137">
    <w:abstractNumId w:val="0"/>
  </w:num>
  <w:num w:numId="32" w16cid:durableId="1270699062">
    <w:abstractNumId w:val="26"/>
  </w:num>
  <w:num w:numId="33" w16cid:durableId="1234463595">
    <w:abstractNumId w:val="18"/>
  </w:num>
  <w:num w:numId="34" w16cid:durableId="681517472">
    <w:abstractNumId w:val="11"/>
  </w:num>
  <w:num w:numId="35" w16cid:durableId="1055667976">
    <w:abstractNumId w:val="25"/>
  </w:num>
  <w:num w:numId="36" w16cid:durableId="1822307959">
    <w:abstractNumId w:val="6"/>
  </w:num>
  <w:num w:numId="37" w16cid:durableId="104355181">
    <w:abstractNumId w:val="7"/>
  </w:num>
  <w:num w:numId="38" w16cid:durableId="2014412335">
    <w:abstractNumId w:val="33"/>
  </w:num>
  <w:num w:numId="39" w16cid:durableId="691146881">
    <w:abstractNumId w:val="4"/>
  </w:num>
  <w:num w:numId="40" w16cid:durableId="1384451932">
    <w:abstractNumId w:val="19"/>
  </w:num>
  <w:num w:numId="41" w16cid:durableId="705906650">
    <w:abstractNumId w:val="35"/>
  </w:num>
  <w:num w:numId="42" w16cid:durableId="1691487294">
    <w:abstractNumId w:val="17"/>
  </w:num>
  <w:num w:numId="43" w16cid:durableId="1957446679">
    <w:abstractNumId w:val="22"/>
  </w:num>
  <w:num w:numId="44" w16cid:durableId="391008892">
    <w:abstractNumId w:val="3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余露文 Luwen YU">
    <w15:presenceInfo w15:providerId="AD" w15:userId="S::luwenyu@hkust-gz.edu.cn::6e3cff36-761f-4eef-aa70-27dac3869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699"/>
    <w:rsid w:val="000026F3"/>
    <w:rsid w:val="00003168"/>
    <w:rsid w:val="0000703C"/>
    <w:rsid w:val="00017499"/>
    <w:rsid w:val="00017864"/>
    <w:rsid w:val="00023CEA"/>
    <w:rsid w:val="00034841"/>
    <w:rsid w:val="000365FE"/>
    <w:rsid w:val="00037CDA"/>
    <w:rsid w:val="0004186F"/>
    <w:rsid w:val="00043CC5"/>
    <w:rsid w:val="00046B71"/>
    <w:rsid w:val="00046D0F"/>
    <w:rsid w:val="00047282"/>
    <w:rsid w:val="00053251"/>
    <w:rsid w:val="00054E0A"/>
    <w:rsid w:val="000563E5"/>
    <w:rsid w:val="00070CE4"/>
    <w:rsid w:val="000735E5"/>
    <w:rsid w:val="000741E9"/>
    <w:rsid w:val="00076DB6"/>
    <w:rsid w:val="00077A4C"/>
    <w:rsid w:val="00080C59"/>
    <w:rsid w:val="00081F76"/>
    <w:rsid w:val="0008216A"/>
    <w:rsid w:val="0008391F"/>
    <w:rsid w:val="000902A5"/>
    <w:rsid w:val="00090FA1"/>
    <w:rsid w:val="0009170E"/>
    <w:rsid w:val="0009314B"/>
    <w:rsid w:val="000933CD"/>
    <w:rsid w:val="00097003"/>
    <w:rsid w:val="000A3546"/>
    <w:rsid w:val="000B478B"/>
    <w:rsid w:val="000B6B2B"/>
    <w:rsid w:val="000B78BD"/>
    <w:rsid w:val="000B7E94"/>
    <w:rsid w:val="000C392F"/>
    <w:rsid w:val="000C55AF"/>
    <w:rsid w:val="000D110A"/>
    <w:rsid w:val="000D3908"/>
    <w:rsid w:val="000D6541"/>
    <w:rsid w:val="000E59EA"/>
    <w:rsid w:val="000E73E9"/>
    <w:rsid w:val="000F2D20"/>
    <w:rsid w:val="000F4E3C"/>
    <w:rsid w:val="000F6C9C"/>
    <w:rsid w:val="0010347E"/>
    <w:rsid w:val="001040EA"/>
    <w:rsid w:val="00106E9F"/>
    <w:rsid w:val="00107F13"/>
    <w:rsid w:val="0011003D"/>
    <w:rsid w:val="001142BA"/>
    <w:rsid w:val="00123D7B"/>
    <w:rsid w:val="00127995"/>
    <w:rsid w:val="001368F8"/>
    <w:rsid w:val="00140065"/>
    <w:rsid w:val="00143C6C"/>
    <w:rsid w:val="00143E74"/>
    <w:rsid w:val="001631F2"/>
    <w:rsid w:val="00163592"/>
    <w:rsid w:val="00166163"/>
    <w:rsid w:val="0016763A"/>
    <w:rsid w:val="001677EE"/>
    <w:rsid w:val="00167A41"/>
    <w:rsid w:val="001754DD"/>
    <w:rsid w:val="00184DC9"/>
    <w:rsid w:val="00187420"/>
    <w:rsid w:val="00187814"/>
    <w:rsid w:val="001962A9"/>
    <w:rsid w:val="001A37B4"/>
    <w:rsid w:val="001A491F"/>
    <w:rsid w:val="001A632F"/>
    <w:rsid w:val="001B633D"/>
    <w:rsid w:val="001C1BCC"/>
    <w:rsid w:val="001C58B2"/>
    <w:rsid w:val="001C6FC6"/>
    <w:rsid w:val="001D3CDD"/>
    <w:rsid w:val="001D56C8"/>
    <w:rsid w:val="001E41EC"/>
    <w:rsid w:val="001E4C7C"/>
    <w:rsid w:val="001E620C"/>
    <w:rsid w:val="001F0D79"/>
    <w:rsid w:val="001F0E0C"/>
    <w:rsid w:val="001F176E"/>
    <w:rsid w:val="001F5A8B"/>
    <w:rsid w:val="0020242F"/>
    <w:rsid w:val="00204E28"/>
    <w:rsid w:val="0020642F"/>
    <w:rsid w:val="00213FD2"/>
    <w:rsid w:val="00216148"/>
    <w:rsid w:val="00216DD1"/>
    <w:rsid w:val="00220DD0"/>
    <w:rsid w:val="0022111E"/>
    <w:rsid w:val="00225835"/>
    <w:rsid w:val="0023048B"/>
    <w:rsid w:val="00230880"/>
    <w:rsid w:val="00231DBC"/>
    <w:rsid w:val="00233121"/>
    <w:rsid w:val="002335B8"/>
    <w:rsid w:val="00234E50"/>
    <w:rsid w:val="002378B2"/>
    <w:rsid w:val="00237A09"/>
    <w:rsid w:val="00241C05"/>
    <w:rsid w:val="002423A9"/>
    <w:rsid w:val="00242416"/>
    <w:rsid w:val="002530DA"/>
    <w:rsid w:val="002601C2"/>
    <w:rsid w:val="002602E2"/>
    <w:rsid w:val="00264023"/>
    <w:rsid w:val="00264024"/>
    <w:rsid w:val="0026513C"/>
    <w:rsid w:val="002652D4"/>
    <w:rsid w:val="00275587"/>
    <w:rsid w:val="00276A3D"/>
    <w:rsid w:val="00277B66"/>
    <w:rsid w:val="00277C30"/>
    <w:rsid w:val="0028079F"/>
    <w:rsid w:val="00282E95"/>
    <w:rsid w:val="002847B8"/>
    <w:rsid w:val="002866F3"/>
    <w:rsid w:val="0029158F"/>
    <w:rsid w:val="002917DD"/>
    <w:rsid w:val="00292C1F"/>
    <w:rsid w:val="00296257"/>
    <w:rsid w:val="002A0B82"/>
    <w:rsid w:val="002A3BFE"/>
    <w:rsid w:val="002A7602"/>
    <w:rsid w:val="002B2A37"/>
    <w:rsid w:val="002C3139"/>
    <w:rsid w:val="002C37CC"/>
    <w:rsid w:val="002C6547"/>
    <w:rsid w:val="002D1BAE"/>
    <w:rsid w:val="002D4239"/>
    <w:rsid w:val="002E072D"/>
    <w:rsid w:val="002E1589"/>
    <w:rsid w:val="002E158D"/>
    <w:rsid w:val="002E204E"/>
    <w:rsid w:val="002E53E9"/>
    <w:rsid w:val="002E5F14"/>
    <w:rsid w:val="002F14F4"/>
    <w:rsid w:val="002F31CC"/>
    <w:rsid w:val="002F58C9"/>
    <w:rsid w:val="002F5B40"/>
    <w:rsid w:val="003053F6"/>
    <w:rsid w:val="00306F6A"/>
    <w:rsid w:val="00313CC1"/>
    <w:rsid w:val="003160AB"/>
    <w:rsid w:val="00317D8F"/>
    <w:rsid w:val="003204F1"/>
    <w:rsid w:val="00325684"/>
    <w:rsid w:val="00331DB0"/>
    <w:rsid w:val="00334429"/>
    <w:rsid w:val="00334666"/>
    <w:rsid w:val="003359A6"/>
    <w:rsid w:val="00340671"/>
    <w:rsid w:val="00342BA3"/>
    <w:rsid w:val="00342C41"/>
    <w:rsid w:val="00347C65"/>
    <w:rsid w:val="003636B4"/>
    <w:rsid w:val="003663E1"/>
    <w:rsid w:val="0037371F"/>
    <w:rsid w:val="00375288"/>
    <w:rsid w:val="003756D0"/>
    <w:rsid w:val="00377688"/>
    <w:rsid w:val="0038729C"/>
    <w:rsid w:val="00390E87"/>
    <w:rsid w:val="00392FB4"/>
    <w:rsid w:val="003A253B"/>
    <w:rsid w:val="003A425B"/>
    <w:rsid w:val="003A7321"/>
    <w:rsid w:val="003B07C6"/>
    <w:rsid w:val="003B0DFF"/>
    <w:rsid w:val="003B4DF1"/>
    <w:rsid w:val="003C6A30"/>
    <w:rsid w:val="003D0E5F"/>
    <w:rsid w:val="003D25B8"/>
    <w:rsid w:val="003D2CFF"/>
    <w:rsid w:val="003D3ABE"/>
    <w:rsid w:val="003F2C07"/>
    <w:rsid w:val="004011C3"/>
    <w:rsid w:val="004031BA"/>
    <w:rsid w:val="00404FAA"/>
    <w:rsid w:val="00420242"/>
    <w:rsid w:val="00424F6A"/>
    <w:rsid w:val="00435043"/>
    <w:rsid w:val="00445E4F"/>
    <w:rsid w:val="00446C9A"/>
    <w:rsid w:val="00451584"/>
    <w:rsid w:val="00451FEC"/>
    <w:rsid w:val="00452E36"/>
    <w:rsid w:val="004579A4"/>
    <w:rsid w:val="00457C1D"/>
    <w:rsid w:val="004636EA"/>
    <w:rsid w:val="00467694"/>
    <w:rsid w:val="00467B45"/>
    <w:rsid w:val="00470EA8"/>
    <w:rsid w:val="0047621F"/>
    <w:rsid w:val="0048050F"/>
    <w:rsid w:val="004837BE"/>
    <w:rsid w:val="004840B9"/>
    <w:rsid w:val="004844F5"/>
    <w:rsid w:val="004921B6"/>
    <w:rsid w:val="004923DD"/>
    <w:rsid w:val="00496B00"/>
    <w:rsid w:val="004A1B34"/>
    <w:rsid w:val="004A3075"/>
    <w:rsid w:val="004A39F7"/>
    <w:rsid w:val="004A5F25"/>
    <w:rsid w:val="004B0850"/>
    <w:rsid w:val="004B15BA"/>
    <w:rsid w:val="004B1C1E"/>
    <w:rsid w:val="004B35F6"/>
    <w:rsid w:val="004B3B87"/>
    <w:rsid w:val="004B4E39"/>
    <w:rsid w:val="004B60F3"/>
    <w:rsid w:val="004B6729"/>
    <w:rsid w:val="004C15D6"/>
    <w:rsid w:val="004D1D31"/>
    <w:rsid w:val="004D6E79"/>
    <w:rsid w:val="004E0C96"/>
    <w:rsid w:val="004E4B6A"/>
    <w:rsid w:val="004E6177"/>
    <w:rsid w:val="004F104B"/>
    <w:rsid w:val="004F18CC"/>
    <w:rsid w:val="004F6088"/>
    <w:rsid w:val="004F7590"/>
    <w:rsid w:val="00500BB2"/>
    <w:rsid w:val="005018AA"/>
    <w:rsid w:val="00513B1D"/>
    <w:rsid w:val="00513E79"/>
    <w:rsid w:val="005161BC"/>
    <w:rsid w:val="005169E6"/>
    <w:rsid w:val="00522C3A"/>
    <w:rsid w:val="0052310A"/>
    <w:rsid w:val="005254E8"/>
    <w:rsid w:val="00530663"/>
    <w:rsid w:val="00541880"/>
    <w:rsid w:val="005438B3"/>
    <w:rsid w:val="005438EB"/>
    <w:rsid w:val="00543CC4"/>
    <w:rsid w:val="005452F6"/>
    <w:rsid w:val="00547F6A"/>
    <w:rsid w:val="00550CF0"/>
    <w:rsid w:val="00552970"/>
    <w:rsid w:val="0055725D"/>
    <w:rsid w:val="00560523"/>
    <w:rsid w:val="0056563A"/>
    <w:rsid w:val="00565E99"/>
    <w:rsid w:val="00566F91"/>
    <w:rsid w:val="005733CB"/>
    <w:rsid w:val="0057402D"/>
    <w:rsid w:val="00580E01"/>
    <w:rsid w:val="00580EAA"/>
    <w:rsid w:val="00582FD9"/>
    <w:rsid w:val="0058484E"/>
    <w:rsid w:val="005857F0"/>
    <w:rsid w:val="005867F4"/>
    <w:rsid w:val="00593819"/>
    <w:rsid w:val="00593D29"/>
    <w:rsid w:val="00596DE1"/>
    <w:rsid w:val="00597739"/>
    <w:rsid w:val="005A19C2"/>
    <w:rsid w:val="005A1A23"/>
    <w:rsid w:val="005A4284"/>
    <w:rsid w:val="005A5915"/>
    <w:rsid w:val="005B434B"/>
    <w:rsid w:val="005B4CEB"/>
    <w:rsid w:val="005B6423"/>
    <w:rsid w:val="005B7026"/>
    <w:rsid w:val="005C3913"/>
    <w:rsid w:val="005C4049"/>
    <w:rsid w:val="005C7CFE"/>
    <w:rsid w:val="005D50C9"/>
    <w:rsid w:val="005E023F"/>
    <w:rsid w:val="005E5915"/>
    <w:rsid w:val="005F05FD"/>
    <w:rsid w:val="005F6E23"/>
    <w:rsid w:val="006002EB"/>
    <w:rsid w:val="00602F67"/>
    <w:rsid w:val="00610AC4"/>
    <w:rsid w:val="00623C7D"/>
    <w:rsid w:val="00624BF6"/>
    <w:rsid w:val="00625A56"/>
    <w:rsid w:val="00631561"/>
    <w:rsid w:val="006348E3"/>
    <w:rsid w:val="00634F7B"/>
    <w:rsid w:val="00641A2F"/>
    <w:rsid w:val="006438ED"/>
    <w:rsid w:val="006440E8"/>
    <w:rsid w:val="00650536"/>
    <w:rsid w:val="00650CD4"/>
    <w:rsid w:val="00672107"/>
    <w:rsid w:val="00676D58"/>
    <w:rsid w:val="00680FA6"/>
    <w:rsid w:val="006824BF"/>
    <w:rsid w:val="00686DD0"/>
    <w:rsid w:val="006931B0"/>
    <w:rsid w:val="006955D1"/>
    <w:rsid w:val="00697CC7"/>
    <w:rsid w:val="00697E86"/>
    <w:rsid w:val="006A0F39"/>
    <w:rsid w:val="006A18F3"/>
    <w:rsid w:val="006A52E6"/>
    <w:rsid w:val="006A5AF0"/>
    <w:rsid w:val="006B02DB"/>
    <w:rsid w:val="006B0C12"/>
    <w:rsid w:val="006B390F"/>
    <w:rsid w:val="006B3BA8"/>
    <w:rsid w:val="006B5229"/>
    <w:rsid w:val="006B5C30"/>
    <w:rsid w:val="006B5E24"/>
    <w:rsid w:val="006C31B2"/>
    <w:rsid w:val="006C53BD"/>
    <w:rsid w:val="006D2406"/>
    <w:rsid w:val="006E59AE"/>
    <w:rsid w:val="006F0256"/>
    <w:rsid w:val="006F6848"/>
    <w:rsid w:val="006F6AD4"/>
    <w:rsid w:val="007004B2"/>
    <w:rsid w:val="00704C87"/>
    <w:rsid w:val="007051AA"/>
    <w:rsid w:val="0070525F"/>
    <w:rsid w:val="00714CAA"/>
    <w:rsid w:val="00715E5D"/>
    <w:rsid w:val="007166EA"/>
    <w:rsid w:val="00716B90"/>
    <w:rsid w:val="00720F9D"/>
    <w:rsid w:val="007228BA"/>
    <w:rsid w:val="00731C82"/>
    <w:rsid w:val="00735237"/>
    <w:rsid w:val="00737C57"/>
    <w:rsid w:val="00737F1F"/>
    <w:rsid w:val="00744813"/>
    <w:rsid w:val="00745AC0"/>
    <w:rsid w:val="007503E1"/>
    <w:rsid w:val="007516EC"/>
    <w:rsid w:val="007517F9"/>
    <w:rsid w:val="00752D9D"/>
    <w:rsid w:val="007557E7"/>
    <w:rsid w:val="00762849"/>
    <w:rsid w:val="0077287A"/>
    <w:rsid w:val="00780F38"/>
    <w:rsid w:val="00783165"/>
    <w:rsid w:val="00783168"/>
    <w:rsid w:val="0079044B"/>
    <w:rsid w:val="007950E0"/>
    <w:rsid w:val="007A296B"/>
    <w:rsid w:val="007A32EE"/>
    <w:rsid w:val="007A3F0D"/>
    <w:rsid w:val="007A43F2"/>
    <w:rsid w:val="007A658C"/>
    <w:rsid w:val="007B03ED"/>
    <w:rsid w:val="007B0AC6"/>
    <w:rsid w:val="007B36F5"/>
    <w:rsid w:val="007B4685"/>
    <w:rsid w:val="007C0A08"/>
    <w:rsid w:val="007C30E5"/>
    <w:rsid w:val="007C555D"/>
    <w:rsid w:val="007C67B8"/>
    <w:rsid w:val="007D45CB"/>
    <w:rsid w:val="007D4937"/>
    <w:rsid w:val="007E1631"/>
    <w:rsid w:val="007E1A0D"/>
    <w:rsid w:val="007E20EF"/>
    <w:rsid w:val="007E374E"/>
    <w:rsid w:val="007E47D9"/>
    <w:rsid w:val="007F3530"/>
    <w:rsid w:val="00810063"/>
    <w:rsid w:val="008111F2"/>
    <w:rsid w:val="0081437E"/>
    <w:rsid w:val="0082052E"/>
    <w:rsid w:val="008239EB"/>
    <w:rsid w:val="00832FF0"/>
    <w:rsid w:val="00835351"/>
    <w:rsid w:val="008500F3"/>
    <w:rsid w:val="0085423C"/>
    <w:rsid w:val="00854D22"/>
    <w:rsid w:val="00855311"/>
    <w:rsid w:val="008618D9"/>
    <w:rsid w:val="00861C4B"/>
    <w:rsid w:val="00865089"/>
    <w:rsid w:val="00873A3B"/>
    <w:rsid w:val="00876C6D"/>
    <w:rsid w:val="0087776B"/>
    <w:rsid w:val="00881551"/>
    <w:rsid w:val="008835A5"/>
    <w:rsid w:val="00883FD5"/>
    <w:rsid w:val="0088438F"/>
    <w:rsid w:val="00884E06"/>
    <w:rsid w:val="008855D0"/>
    <w:rsid w:val="00886408"/>
    <w:rsid w:val="00891AF9"/>
    <w:rsid w:val="008A0311"/>
    <w:rsid w:val="008A4190"/>
    <w:rsid w:val="008A4983"/>
    <w:rsid w:val="008A5A10"/>
    <w:rsid w:val="008A5C14"/>
    <w:rsid w:val="008B4755"/>
    <w:rsid w:val="008B7FFD"/>
    <w:rsid w:val="008D14C0"/>
    <w:rsid w:val="008D45B4"/>
    <w:rsid w:val="008D6074"/>
    <w:rsid w:val="008E07BF"/>
    <w:rsid w:val="008E46EB"/>
    <w:rsid w:val="008E6F1C"/>
    <w:rsid w:val="008E7CB4"/>
    <w:rsid w:val="008F2DD5"/>
    <w:rsid w:val="008F46DC"/>
    <w:rsid w:val="008F4ED2"/>
    <w:rsid w:val="008F591C"/>
    <w:rsid w:val="008F5E86"/>
    <w:rsid w:val="00901DC8"/>
    <w:rsid w:val="00902FE2"/>
    <w:rsid w:val="00903838"/>
    <w:rsid w:val="00912BF8"/>
    <w:rsid w:val="00913D71"/>
    <w:rsid w:val="00916A08"/>
    <w:rsid w:val="00916C5C"/>
    <w:rsid w:val="00920182"/>
    <w:rsid w:val="00930341"/>
    <w:rsid w:val="009350B4"/>
    <w:rsid w:val="00944FEB"/>
    <w:rsid w:val="00950AF3"/>
    <w:rsid w:val="00952D14"/>
    <w:rsid w:val="00954B70"/>
    <w:rsid w:val="009552D7"/>
    <w:rsid w:val="0095628E"/>
    <w:rsid w:val="0095688A"/>
    <w:rsid w:val="00960F9B"/>
    <w:rsid w:val="009641B8"/>
    <w:rsid w:val="009777CE"/>
    <w:rsid w:val="009800C3"/>
    <w:rsid w:val="009866B1"/>
    <w:rsid w:val="00987A7C"/>
    <w:rsid w:val="00991CB7"/>
    <w:rsid w:val="00995699"/>
    <w:rsid w:val="00996EBC"/>
    <w:rsid w:val="009A09B2"/>
    <w:rsid w:val="009A2F37"/>
    <w:rsid w:val="009B05DC"/>
    <w:rsid w:val="009B2465"/>
    <w:rsid w:val="009B6F39"/>
    <w:rsid w:val="009B76D7"/>
    <w:rsid w:val="009B7BA3"/>
    <w:rsid w:val="009D4290"/>
    <w:rsid w:val="009E2F15"/>
    <w:rsid w:val="009E2FCC"/>
    <w:rsid w:val="009F103B"/>
    <w:rsid w:val="009F684F"/>
    <w:rsid w:val="00A01AFB"/>
    <w:rsid w:val="00A0359C"/>
    <w:rsid w:val="00A04D64"/>
    <w:rsid w:val="00A126A8"/>
    <w:rsid w:val="00A132E4"/>
    <w:rsid w:val="00A13C13"/>
    <w:rsid w:val="00A20A81"/>
    <w:rsid w:val="00A23A41"/>
    <w:rsid w:val="00A24852"/>
    <w:rsid w:val="00A26B39"/>
    <w:rsid w:val="00A27A9F"/>
    <w:rsid w:val="00A3685D"/>
    <w:rsid w:val="00A40D08"/>
    <w:rsid w:val="00A436E6"/>
    <w:rsid w:val="00A4716A"/>
    <w:rsid w:val="00A50195"/>
    <w:rsid w:val="00A54008"/>
    <w:rsid w:val="00A55475"/>
    <w:rsid w:val="00A6011A"/>
    <w:rsid w:val="00A60427"/>
    <w:rsid w:val="00A61D1B"/>
    <w:rsid w:val="00A62944"/>
    <w:rsid w:val="00A634DA"/>
    <w:rsid w:val="00A636AB"/>
    <w:rsid w:val="00A666B5"/>
    <w:rsid w:val="00A66925"/>
    <w:rsid w:val="00A67EB3"/>
    <w:rsid w:val="00A75A64"/>
    <w:rsid w:val="00A761F5"/>
    <w:rsid w:val="00A76A2B"/>
    <w:rsid w:val="00A805CF"/>
    <w:rsid w:val="00A82CB1"/>
    <w:rsid w:val="00A84E62"/>
    <w:rsid w:val="00A86048"/>
    <w:rsid w:val="00A92617"/>
    <w:rsid w:val="00A9355A"/>
    <w:rsid w:val="00A97CD9"/>
    <w:rsid w:val="00AA00D9"/>
    <w:rsid w:val="00AA0FA7"/>
    <w:rsid w:val="00AA2A8F"/>
    <w:rsid w:val="00AA6DD3"/>
    <w:rsid w:val="00AB2438"/>
    <w:rsid w:val="00AB271F"/>
    <w:rsid w:val="00AC1ACD"/>
    <w:rsid w:val="00AC58A0"/>
    <w:rsid w:val="00AC786F"/>
    <w:rsid w:val="00AD11CE"/>
    <w:rsid w:val="00AD2C46"/>
    <w:rsid w:val="00AD2DC8"/>
    <w:rsid w:val="00AD6C5E"/>
    <w:rsid w:val="00AD7065"/>
    <w:rsid w:val="00AE061A"/>
    <w:rsid w:val="00AE0EEE"/>
    <w:rsid w:val="00AE24CF"/>
    <w:rsid w:val="00AF3E07"/>
    <w:rsid w:val="00AF5390"/>
    <w:rsid w:val="00AF6CAF"/>
    <w:rsid w:val="00B01122"/>
    <w:rsid w:val="00B01364"/>
    <w:rsid w:val="00B057C8"/>
    <w:rsid w:val="00B062BD"/>
    <w:rsid w:val="00B06643"/>
    <w:rsid w:val="00B069F2"/>
    <w:rsid w:val="00B210B2"/>
    <w:rsid w:val="00B22F59"/>
    <w:rsid w:val="00B2799A"/>
    <w:rsid w:val="00B27A02"/>
    <w:rsid w:val="00B32AFB"/>
    <w:rsid w:val="00B32B8C"/>
    <w:rsid w:val="00B40EB1"/>
    <w:rsid w:val="00B4264E"/>
    <w:rsid w:val="00B47652"/>
    <w:rsid w:val="00B50BAD"/>
    <w:rsid w:val="00B53E2E"/>
    <w:rsid w:val="00B657BD"/>
    <w:rsid w:val="00B66117"/>
    <w:rsid w:val="00B679CB"/>
    <w:rsid w:val="00B67D25"/>
    <w:rsid w:val="00B722C0"/>
    <w:rsid w:val="00B728E7"/>
    <w:rsid w:val="00B755D3"/>
    <w:rsid w:val="00B7574E"/>
    <w:rsid w:val="00B82A19"/>
    <w:rsid w:val="00B87A40"/>
    <w:rsid w:val="00B93558"/>
    <w:rsid w:val="00BA3F23"/>
    <w:rsid w:val="00BA5708"/>
    <w:rsid w:val="00BA59B7"/>
    <w:rsid w:val="00BA65FF"/>
    <w:rsid w:val="00BB00F0"/>
    <w:rsid w:val="00BC0137"/>
    <w:rsid w:val="00BC01E1"/>
    <w:rsid w:val="00BC0ECE"/>
    <w:rsid w:val="00BC1DA1"/>
    <w:rsid w:val="00BC3348"/>
    <w:rsid w:val="00BC4757"/>
    <w:rsid w:val="00BC5A22"/>
    <w:rsid w:val="00BD04E6"/>
    <w:rsid w:val="00BE72F8"/>
    <w:rsid w:val="00BF2068"/>
    <w:rsid w:val="00BF5B4C"/>
    <w:rsid w:val="00BF777A"/>
    <w:rsid w:val="00C0221B"/>
    <w:rsid w:val="00C02A56"/>
    <w:rsid w:val="00C03E92"/>
    <w:rsid w:val="00C05F7C"/>
    <w:rsid w:val="00C079D1"/>
    <w:rsid w:val="00C148F2"/>
    <w:rsid w:val="00C153F3"/>
    <w:rsid w:val="00C21415"/>
    <w:rsid w:val="00C25405"/>
    <w:rsid w:val="00C324B9"/>
    <w:rsid w:val="00C329F4"/>
    <w:rsid w:val="00C36C06"/>
    <w:rsid w:val="00C44395"/>
    <w:rsid w:val="00C5029C"/>
    <w:rsid w:val="00C50E23"/>
    <w:rsid w:val="00C526BE"/>
    <w:rsid w:val="00C5404D"/>
    <w:rsid w:val="00C56F45"/>
    <w:rsid w:val="00C57C9C"/>
    <w:rsid w:val="00C62889"/>
    <w:rsid w:val="00C65B7E"/>
    <w:rsid w:val="00C70F38"/>
    <w:rsid w:val="00C7443D"/>
    <w:rsid w:val="00C814FD"/>
    <w:rsid w:val="00C81792"/>
    <w:rsid w:val="00C874C0"/>
    <w:rsid w:val="00C90607"/>
    <w:rsid w:val="00C92708"/>
    <w:rsid w:val="00C92C29"/>
    <w:rsid w:val="00C94BCE"/>
    <w:rsid w:val="00C97643"/>
    <w:rsid w:val="00CA3623"/>
    <w:rsid w:val="00CB34D0"/>
    <w:rsid w:val="00CB37B0"/>
    <w:rsid w:val="00CB3A10"/>
    <w:rsid w:val="00CB646A"/>
    <w:rsid w:val="00CB7585"/>
    <w:rsid w:val="00CC4ACB"/>
    <w:rsid w:val="00CC6FE1"/>
    <w:rsid w:val="00CC7EB3"/>
    <w:rsid w:val="00CD2F07"/>
    <w:rsid w:val="00CE084B"/>
    <w:rsid w:val="00CE2D98"/>
    <w:rsid w:val="00CE40D5"/>
    <w:rsid w:val="00CF1C27"/>
    <w:rsid w:val="00D01697"/>
    <w:rsid w:val="00D0599B"/>
    <w:rsid w:val="00D05FFA"/>
    <w:rsid w:val="00D0679D"/>
    <w:rsid w:val="00D07298"/>
    <w:rsid w:val="00D075E4"/>
    <w:rsid w:val="00D07B32"/>
    <w:rsid w:val="00D12E69"/>
    <w:rsid w:val="00D16F0B"/>
    <w:rsid w:val="00D238C3"/>
    <w:rsid w:val="00D3130D"/>
    <w:rsid w:val="00D351C0"/>
    <w:rsid w:val="00D36F86"/>
    <w:rsid w:val="00D42303"/>
    <w:rsid w:val="00D4426D"/>
    <w:rsid w:val="00D449BB"/>
    <w:rsid w:val="00D45DD1"/>
    <w:rsid w:val="00D50A0A"/>
    <w:rsid w:val="00D63787"/>
    <w:rsid w:val="00D64406"/>
    <w:rsid w:val="00D66F4A"/>
    <w:rsid w:val="00D7656A"/>
    <w:rsid w:val="00D77822"/>
    <w:rsid w:val="00D85DE8"/>
    <w:rsid w:val="00D86059"/>
    <w:rsid w:val="00D92451"/>
    <w:rsid w:val="00D93D9F"/>
    <w:rsid w:val="00D97A09"/>
    <w:rsid w:val="00DA1CE2"/>
    <w:rsid w:val="00DA48A3"/>
    <w:rsid w:val="00DA6022"/>
    <w:rsid w:val="00DA7B89"/>
    <w:rsid w:val="00DB09C5"/>
    <w:rsid w:val="00DB4131"/>
    <w:rsid w:val="00DB6711"/>
    <w:rsid w:val="00DB704E"/>
    <w:rsid w:val="00DC1020"/>
    <w:rsid w:val="00DC13F4"/>
    <w:rsid w:val="00DC353E"/>
    <w:rsid w:val="00DC6553"/>
    <w:rsid w:val="00DD1B29"/>
    <w:rsid w:val="00DD7718"/>
    <w:rsid w:val="00DE11A4"/>
    <w:rsid w:val="00DE348F"/>
    <w:rsid w:val="00DE39AC"/>
    <w:rsid w:val="00DE6AF4"/>
    <w:rsid w:val="00DE7828"/>
    <w:rsid w:val="00DF05C9"/>
    <w:rsid w:val="00DF0791"/>
    <w:rsid w:val="00DF67A7"/>
    <w:rsid w:val="00E00F71"/>
    <w:rsid w:val="00E037CD"/>
    <w:rsid w:val="00E04513"/>
    <w:rsid w:val="00E0782F"/>
    <w:rsid w:val="00E11435"/>
    <w:rsid w:val="00E11B1D"/>
    <w:rsid w:val="00E135A1"/>
    <w:rsid w:val="00E13A5C"/>
    <w:rsid w:val="00E13C92"/>
    <w:rsid w:val="00E14F56"/>
    <w:rsid w:val="00E22563"/>
    <w:rsid w:val="00E23788"/>
    <w:rsid w:val="00E364DC"/>
    <w:rsid w:val="00E45E69"/>
    <w:rsid w:val="00E54122"/>
    <w:rsid w:val="00E55E8D"/>
    <w:rsid w:val="00E56735"/>
    <w:rsid w:val="00E64DD3"/>
    <w:rsid w:val="00E65AB2"/>
    <w:rsid w:val="00E67549"/>
    <w:rsid w:val="00E71530"/>
    <w:rsid w:val="00E8063F"/>
    <w:rsid w:val="00E8234D"/>
    <w:rsid w:val="00E91FDD"/>
    <w:rsid w:val="00E92194"/>
    <w:rsid w:val="00E945DE"/>
    <w:rsid w:val="00E9739F"/>
    <w:rsid w:val="00EA0BEB"/>
    <w:rsid w:val="00EA1B27"/>
    <w:rsid w:val="00EA379F"/>
    <w:rsid w:val="00EB260A"/>
    <w:rsid w:val="00EB597F"/>
    <w:rsid w:val="00EC0B65"/>
    <w:rsid w:val="00EC1BF5"/>
    <w:rsid w:val="00EC29E0"/>
    <w:rsid w:val="00EC4823"/>
    <w:rsid w:val="00EC4B18"/>
    <w:rsid w:val="00EC5502"/>
    <w:rsid w:val="00EC5E27"/>
    <w:rsid w:val="00ED25A4"/>
    <w:rsid w:val="00ED3AA8"/>
    <w:rsid w:val="00ED40BA"/>
    <w:rsid w:val="00ED4970"/>
    <w:rsid w:val="00ED7D39"/>
    <w:rsid w:val="00EE28EA"/>
    <w:rsid w:val="00EE3E1E"/>
    <w:rsid w:val="00EF11CB"/>
    <w:rsid w:val="00EF3F12"/>
    <w:rsid w:val="00EF5BB9"/>
    <w:rsid w:val="00F05B47"/>
    <w:rsid w:val="00F07897"/>
    <w:rsid w:val="00F1108D"/>
    <w:rsid w:val="00F154AF"/>
    <w:rsid w:val="00F2765D"/>
    <w:rsid w:val="00F30B56"/>
    <w:rsid w:val="00F3138B"/>
    <w:rsid w:val="00F36323"/>
    <w:rsid w:val="00F36595"/>
    <w:rsid w:val="00F43180"/>
    <w:rsid w:val="00F43CA4"/>
    <w:rsid w:val="00F449DE"/>
    <w:rsid w:val="00F45AB7"/>
    <w:rsid w:val="00F4631D"/>
    <w:rsid w:val="00F46728"/>
    <w:rsid w:val="00F46E16"/>
    <w:rsid w:val="00F52018"/>
    <w:rsid w:val="00F570F1"/>
    <w:rsid w:val="00F57348"/>
    <w:rsid w:val="00F57BED"/>
    <w:rsid w:val="00F60F9A"/>
    <w:rsid w:val="00F62517"/>
    <w:rsid w:val="00F6354E"/>
    <w:rsid w:val="00F707B5"/>
    <w:rsid w:val="00F71682"/>
    <w:rsid w:val="00F72C4A"/>
    <w:rsid w:val="00F74310"/>
    <w:rsid w:val="00F7675F"/>
    <w:rsid w:val="00F775AA"/>
    <w:rsid w:val="00F831CC"/>
    <w:rsid w:val="00F85EE6"/>
    <w:rsid w:val="00F91835"/>
    <w:rsid w:val="00F9282D"/>
    <w:rsid w:val="00FA0B0B"/>
    <w:rsid w:val="00FA1CB4"/>
    <w:rsid w:val="00FA4897"/>
    <w:rsid w:val="00FC03F3"/>
    <w:rsid w:val="00FC53B9"/>
    <w:rsid w:val="00FC57A6"/>
    <w:rsid w:val="00FC77CB"/>
    <w:rsid w:val="00FD21F1"/>
    <w:rsid w:val="00FD37BF"/>
    <w:rsid w:val="00FE0312"/>
    <w:rsid w:val="00FE2D33"/>
    <w:rsid w:val="00FE32FF"/>
    <w:rsid w:val="00FE4E68"/>
    <w:rsid w:val="00FE588A"/>
    <w:rsid w:val="00FE5AF7"/>
    <w:rsid w:val="00FE6FA4"/>
    <w:rsid w:val="00FE7472"/>
    <w:rsid w:val="00FF14AD"/>
    <w:rsid w:val="00FF34E7"/>
    <w:rsid w:val="00FF6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00FCE"/>
  <w15:chartTrackingRefBased/>
  <w15:docId w15:val="{09137CC3-0FC8-476C-B2FC-0E6FEB97A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A5915"/>
    <w:pPr>
      <w:spacing w:after="0" w:line="270" w:lineRule="atLeast"/>
      <w:ind w:firstLine="240"/>
      <w:jc w:val="both"/>
    </w:pPr>
    <w:rPr>
      <w:rFonts w:ascii="宋体" w:eastAsia="宋体" w:hAnsi="宋体" w:cs="宋体"/>
      <w:sz w:val="18"/>
      <w:szCs w:val="24"/>
      <w:lang w:eastAsia="ja-JP"/>
    </w:rPr>
  </w:style>
  <w:style w:type="paragraph" w:styleId="1">
    <w:name w:val="heading 1"/>
    <w:basedOn w:val="a0"/>
    <w:next w:val="a0"/>
    <w:link w:val="10"/>
    <w:uiPriority w:val="9"/>
    <w:qFormat/>
    <w:rsid w:val="000735E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unhideWhenUsed/>
    <w:qFormat/>
    <w:rsid w:val="000735E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unhideWhenUsed/>
    <w:qFormat/>
    <w:rsid w:val="000735E5"/>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0735E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0735E5"/>
    <w:pPr>
      <w:keepNext/>
      <w:keepLines/>
      <w:spacing w:before="280" w:after="290" w:line="376" w:lineRule="auto"/>
      <w:outlineLvl w:val="4"/>
    </w:pPr>
    <w:rPr>
      <w:b/>
      <w:bCs/>
      <w:sz w:val="28"/>
      <w:szCs w:val="28"/>
    </w:rPr>
  </w:style>
  <w:style w:type="paragraph" w:styleId="6">
    <w:name w:val="heading 6"/>
    <w:basedOn w:val="a0"/>
    <w:next w:val="a0"/>
    <w:link w:val="60"/>
    <w:uiPriority w:val="9"/>
    <w:semiHidden/>
    <w:unhideWhenUsed/>
    <w:qFormat/>
    <w:rsid w:val="00220DD0"/>
    <w:pPr>
      <w:keepNext/>
      <w:keepLines/>
      <w:spacing w:before="40"/>
      <w:outlineLvl w:val="5"/>
    </w:pPr>
    <w:rPr>
      <w:rFonts w:cstheme="majorBidi"/>
      <w:b/>
      <w:bCs/>
      <w:color w:val="2E74B5" w:themeColor="accent1" w:themeShade="BF"/>
    </w:rPr>
  </w:style>
  <w:style w:type="paragraph" w:styleId="7">
    <w:name w:val="heading 7"/>
    <w:basedOn w:val="a0"/>
    <w:next w:val="a0"/>
    <w:link w:val="70"/>
    <w:uiPriority w:val="9"/>
    <w:semiHidden/>
    <w:unhideWhenUsed/>
    <w:qFormat/>
    <w:rsid w:val="00220DD0"/>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220DD0"/>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220DD0"/>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081F76"/>
    <w:rPr>
      <w:rFonts w:ascii="Linux Biolinum O" w:eastAsia="Cambria" w:hAnsi="Linux Biolinum O" w:cs="Linux Biolinum O"/>
      <w:sz w:val="16"/>
      <w:lang w:eastAsia="ja-JP"/>
    </w:rPr>
  </w:style>
  <w:style w:type="paragraph" w:customStyle="1" w:styleId="FigureCaption">
    <w:name w:val="FigureCaption"/>
    <w:link w:val="FigureCaptionChar"/>
    <w:autoRedefine/>
    <w:rsid w:val="00081F76"/>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link w:val="Image0"/>
    <w:rsid w:val="004B6729"/>
    <w:pPr>
      <w:keepNext/>
      <w:spacing w:after="200" w:line="225" w:lineRule="atLeast"/>
      <w:jc w:val="center"/>
    </w:pPr>
    <w:rPr>
      <w:rFonts w:ascii="Linux Libertine O" w:eastAsia="Cambria" w:hAnsi="Linux Libertine O" w:cs="Linux Libertine O"/>
    </w:rPr>
  </w:style>
  <w:style w:type="paragraph" w:styleId="a">
    <w:name w:val="List Paragraph"/>
    <w:link w:val="a4"/>
    <w:qFormat/>
    <w:rsid w:val="004B6729"/>
    <w:pPr>
      <w:numPr>
        <w:numId w:val="26"/>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a0"/>
    <w:qFormat/>
    <w:rsid w:val="004B6729"/>
    <w:pPr>
      <w:numPr>
        <w:numId w:val="25"/>
      </w:numPr>
      <w:tabs>
        <w:tab w:val="left" w:pos="24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a0"/>
    <w:qFormat/>
    <w:rsid w:val="004B6729"/>
    <w:pPr>
      <w:numPr>
        <w:ilvl w:val="1"/>
        <w:numId w:val="25"/>
      </w:numPr>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a0"/>
    <w:link w:val="Head3oldChar"/>
    <w:qFormat/>
    <w:rsid w:val="004B6729"/>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a0"/>
    <w:link w:val="Para0"/>
    <w:rsid w:val="004B6729"/>
    <w:rPr>
      <w:rFonts w:ascii="Linux Libertine O" w:eastAsia="Cambria" w:hAnsi="Linux Libertine O" w:cs="Linux Libertine O"/>
    </w:rPr>
  </w:style>
  <w:style w:type="character" w:styleId="a5">
    <w:name w:val="Hyperlink"/>
    <w:rsid w:val="004B6729"/>
    <w:rPr>
      <w:rFonts w:ascii="Linux Libertine O" w:hAnsi="Linux Libertine O" w:cs="Linux Libertine O" w:hint="default"/>
      <w:color w:val="0000FF"/>
      <w:u w:val="single"/>
    </w:rPr>
  </w:style>
  <w:style w:type="paragraph" w:styleId="a6">
    <w:name w:val="Subtitle"/>
    <w:basedOn w:val="a0"/>
    <w:next w:val="a0"/>
    <w:link w:val="a7"/>
    <w:qFormat/>
    <w:rsid w:val="004B6729"/>
    <w:pPr>
      <w:spacing w:after="360" w:line="333" w:lineRule="atLeast"/>
    </w:pPr>
    <w:rPr>
      <w:rFonts w:ascii="Linux Biolinum O" w:eastAsia="MS Gothic" w:hAnsi="Linux Biolinum O" w:cs="Linux Biolinum O"/>
      <w:iCs/>
    </w:rPr>
  </w:style>
  <w:style w:type="character" w:customStyle="1" w:styleId="a7">
    <w:name w:val="副标题 字符"/>
    <w:basedOn w:val="a1"/>
    <w:link w:val="a6"/>
    <w:rsid w:val="004B6729"/>
    <w:rPr>
      <w:rFonts w:ascii="Linux Biolinum O" w:eastAsia="MS Gothic" w:hAnsi="Linux Biolinum O" w:cs="Linux Biolinum O"/>
      <w:iCs/>
      <w:sz w:val="18"/>
      <w:szCs w:val="24"/>
    </w:rPr>
  </w:style>
  <w:style w:type="paragraph" w:customStyle="1" w:styleId="Abstract">
    <w:name w:val="Abstract"/>
    <w:rsid w:val="004B6729"/>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4B6729"/>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4B6729"/>
    <w:pPr>
      <w:spacing w:after="0" w:line="360" w:lineRule="atLeast"/>
    </w:pPr>
    <w:rPr>
      <w:rFonts w:ascii="Linux Biolinum O" w:eastAsia="Times New Roman" w:hAnsi="Linux Biolinum O" w:cs="Linux Biolinum O"/>
      <w:b/>
      <w:bCs/>
      <w:sz w:val="24"/>
      <w:szCs w:val="20"/>
    </w:rPr>
  </w:style>
  <w:style w:type="character" w:customStyle="1" w:styleId="TitledocumentChar">
    <w:name w:val="Title_document Char"/>
    <w:basedOn w:val="a1"/>
    <w:link w:val="Titledocument"/>
    <w:rsid w:val="004B6729"/>
    <w:rPr>
      <w:rFonts w:ascii="Linux Biolinum O" w:eastAsia="Times New Roman" w:hAnsi="Linux Biolinum O" w:cs="Linux Biolinum O"/>
      <w:b/>
      <w:bCs/>
      <w:sz w:val="24"/>
      <w:szCs w:val="20"/>
    </w:rPr>
  </w:style>
  <w:style w:type="paragraph" w:customStyle="1" w:styleId="AppendixH1">
    <w:name w:val="AppendixH1"/>
    <w:next w:val="a0"/>
    <w:rsid w:val="004B6729"/>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a0"/>
    <w:rsid w:val="004B6729"/>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a0"/>
    <w:rsid w:val="004B6729"/>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883FD5"/>
    <w:pPr>
      <w:spacing w:after="0" w:line="140" w:lineRule="atLeast"/>
      <w:jc w:val="both"/>
    </w:pPr>
    <w:rPr>
      <w:rFonts w:ascii="Linux Libertine O" w:eastAsia="Linux Libertine O" w:hAnsi="Linux Libertine O" w:cs="Linux Libertine O"/>
      <w:sz w:val="14"/>
    </w:rPr>
  </w:style>
  <w:style w:type="character" w:customStyle="1" w:styleId="AuthorsChar">
    <w:name w:val="Authors Char"/>
    <w:link w:val="Authors"/>
    <w:locked/>
    <w:rsid w:val="004B6729"/>
    <w:rPr>
      <w:rFonts w:ascii="Linux Biolinum O" w:eastAsia="Cambria" w:hAnsi="Linux Biolinum O" w:cs="Linux Biolinum O"/>
      <w:caps/>
      <w:lang w:eastAsia="ja-JP"/>
    </w:rPr>
  </w:style>
  <w:style w:type="paragraph" w:customStyle="1" w:styleId="Authors">
    <w:name w:val="Authors"/>
    <w:link w:val="AuthorsChar"/>
    <w:rsid w:val="004B6729"/>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4B6729"/>
    <w:rPr>
      <w:rFonts w:ascii="Linux Libertine O" w:eastAsia="Cambria" w:hAnsi="Linux Libertine O" w:cs="Linux Libertine O"/>
      <w:sz w:val="18"/>
      <w:lang w:eastAsia="ja-JP"/>
    </w:rPr>
  </w:style>
  <w:style w:type="paragraph" w:customStyle="1" w:styleId="DisplayFormula">
    <w:name w:val="DisplayFormula"/>
    <w:link w:val="DisplayFormulaChar"/>
    <w:rsid w:val="004B6729"/>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4B6729"/>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4B6729"/>
    <w:pPr>
      <w:spacing w:before="140"/>
    </w:pPr>
    <w:rPr>
      <w:rFonts w:ascii="Linux Libertine O" w:eastAsia="Cambria" w:hAnsi="Linux Libertine O" w:cs="Linux Libertine O"/>
    </w:rPr>
  </w:style>
  <w:style w:type="paragraph" w:customStyle="1" w:styleId="ReferenceHead">
    <w:name w:val="ReferenceHead"/>
    <w:next w:val="a0"/>
    <w:rsid w:val="004B6729"/>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4B6729"/>
    <w:pPr>
      <w:spacing w:before="120" w:after="120" w:line="225" w:lineRule="atLeast"/>
    </w:pPr>
    <w:rPr>
      <w:rFonts w:ascii="Linux Libertine O" w:eastAsia="Cambria" w:hAnsi="Linux Libertine O" w:cs="Linux Libertine O"/>
      <w:i/>
    </w:rPr>
  </w:style>
  <w:style w:type="character" w:customStyle="1" w:styleId="TableCaptionChar">
    <w:name w:val="TableCaption Char"/>
    <w:link w:val="TableCaption"/>
    <w:locked/>
    <w:rsid w:val="008A5C14"/>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8A5C14"/>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DisplayFormulaUnnumChar">
    <w:name w:val="DisplayFormulaUnnum Char"/>
    <w:link w:val="DisplayFormulaUnnum"/>
    <w:locked/>
    <w:rsid w:val="004B6729"/>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4B6729"/>
    <w:pPr>
      <w:spacing w:before="120" w:after="180"/>
      <w:jc w:val="center"/>
    </w:pPr>
    <w:rPr>
      <w:rFonts w:ascii="Linux Libertine O" w:eastAsia="Cambria" w:hAnsi="Linux Libertine O" w:cs="Linux Libertine O"/>
    </w:rPr>
  </w:style>
  <w:style w:type="character" w:customStyle="1" w:styleId="ParaContinueChar">
    <w:name w:val="ParaContinue Char"/>
    <w:link w:val="ParaContinue"/>
    <w:locked/>
    <w:rsid w:val="004B6729"/>
    <w:rPr>
      <w:rFonts w:ascii="Linux Libertine O" w:hAnsi="Linux Libertine O" w:cs="Linux Libertine O"/>
      <w:sz w:val="18"/>
      <w:szCs w:val="24"/>
      <w:lang w:eastAsia="ja-JP"/>
    </w:rPr>
  </w:style>
  <w:style w:type="paragraph" w:customStyle="1" w:styleId="ParaContinue">
    <w:name w:val="ParaContinue"/>
    <w:basedOn w:val="a0"/>
    <w:link w:val="ParaContinueChar"/>
    <w:rsid w:val="004B6729"/>
    <w:rPr>
      <w:rFonts w:ascii="Linux Libertine O" w:hAnsi="Linux Libertine O" w:cs="Linux Libertine O"/>
    </w:rPr>
  </w:style>
  <w:style w:type="paragraph" w:customStyle="1" w:styleId="Bibentry">
    <w:name w:val="Bib_entry"/>
    <w:basedOn w:val="a0"/>
    <w:rsid w:val="004B6729"/>
    <w:pPr>
      <w:widowControl w:val="0"/>
      <w:numPr>
        <w:numId w:val="21"/>
      </w:numPr>
      <w:spacing w:after="60" w:line="168" w:lineRule="atLeast"/>
    </w:pPr>
    <w:rPr>
      <w:rFonts w:ascii="Linux Libertine O" w:eastAsia="Cambria" w:hAnsi="Linux Libertine O" w:cs="Linux Libertine O"/>
      <w:sz w:val="14"/>
    </w:rPr>
  </w:style>
  <w:style w:type="paragraph" w:customStyle="1" w:styleId="Algorithm">
    <w:name w:val="Algorithm"/>
    <w:basedOn w:val="a0"/>
    <w:rsid w:val="004B6729"/>
    <w:pPr>
      <w:pBdr>
        <w:bottom w:val="single" w:sz="4" w:space="3" w:color="auto"/>
      </w:pBdr>
      <w:spacing w:after="60" w:line="216" w:lineRule="atLeast"/>
    </w:pPr>
    <w:rPr>
      <w:rFonts w:ascii="InconsolataN" w:eastAsia="Cambria" w:hAnsi="InconsolataN" w:cs="Linux Biolinum O"/>
    </w:rPr>
  </w:style>
  <w:style w:type="paragraph" w:customStyle="1" w:styleId="Extract">
    <w:name w:val="Extract"/>
    <w:basedOn w:val="a0"/>
    <w:rsid w:val="004B6729"/>
    <w:pPr>
      <w:spacing w:before="120" w:after="180"/>
      <w:ind w:left="360" w:right="360"/>
      <w:contextualSpacing/>
    </w:pPr>
    <w:rPr>
      <w:rFonts w:ascii="Linux Libertine O" w:eastAsia="Times New Roman" w:hAnsi="Linux Libertine O" w:cs="Linux Libertine O"/>
      <w:szCs w:val="20"/>
    </w:rPr>
  </w:style>
  <w:style w:type="paragraph" w:customStyle="1" w:styleId="CCSHead">
    <w:name w:val="CCSHead"/>
    <w:basedOn w:val="KeyWordHead"/>
    <w:link w:val="CCSHeadchar"/>
    <w:rsid w:val="004B6729"/>
    <w:pPr>
      <w:jc w:val="both"/>
    </w:pPr>
    <w:rPr>
      <w:b/>
    </w:rPr>
  </w:style>
  <w:style w:type="paragraph" w:customStyle="1" w:styleId="CCSDescription">
    <w:name w:val="CCSDescription"/>
    <w:basedOn w:val="KeyWords"/>
    <w:rsid w:val="004B6729"/>
    <w:rPr>
      <w:b/>
    </w:rPr>
  </w:style>
  <w:style w:type="paragraph" w:customStyle="1" w:styleId="AlgorithmCaption">
    <w:name w:val="AlgorithmCaption"/>
    <w:basedOn w:val="a0"/>
    <w:rsid w:val="004B6729"/>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rPr>
  </w:style>
  <w:style w:type="character" w:customStyle="1" w:styleId="GrantNumber">
    <w:name w:val="GrantNumber"/>
    <w:rsid w:val="004B6729"/>
    <w:rPr>
      <w:rFonts w:ascii="Linux Libertine O" w:hAnsi="Linux Libertine O" w:cs="Linux Libertine O" w:hint="default"/>
      <w:color w:val="9900FF"/>
    </w:rPr>
  </w:style>
  <w:style w:type="paragraph" w:styleId="a8">
    <w:name w:val="footer"/>
    <w:basedOn w:val="a0"/>
    <w:link w:val="a9"/>
    <w:uiPriority w:val="99"/>
    <w:unhideWhenUsed/>
    <w:rsid w:val="004B6729"/>
    <w:pPr>
      <w:tabs>
        <w:tab w:val="center" w:pos="4320"/>
        <w:tab w:val="right" w:pos="8640"/>
      </w:tabs>
      <w:spacing w:line="240" w:lineRule="auto"/>
    </w:pPr>
    <w:rPr>
      <w:rFonts w:ascii="Linux Libertine O" w:eastAsia="MS Mincho" w:hAnsi="Linux Libertine O" w:cs="Linux Libertine O"/>
    </w:rPr>
  </w:style>
  <w:style w:type="character" w:customStyle="1" w:styleId="a9">
    <w:name w:val="页脚 字符"/>
    <w:basedOn w:val="a1"/>
    <w:link w:val="a8"/>
    <w:uiPriority w:val="99"/>
    <w:rsid w:val="004B6729"/>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4B6729"/>
    <w:pPr>
      <w:numPr>
        <w:numId w:val="1"/>
      </w:numPr>
    </w:pPr>
  </w:style>
  <w:style w:type="table" w:styleId="aa">
    <w:name w:val="Table Grid"/>
    <w:basedOn w:val="a2"/>
    <w:uiPriority w:val="59"/>
    <w:rsid w:val="004B6729"/>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CSHeadchar">
    <w:name w:val="CCSHead char"/>
    <w:basedOn w:val="a1"/>
    <w:link w:val="CCSHead"/>
    <w:rsid w:val="004B6729"/>
    <w:rPr>
      <w:rFonts w:ascii="Linux Libertine O" w:eastAsia="Cambria" w:hAnsi="Linux Libertine O" w:cs="Linux Libertine O"/>
      <w:b/>
      <w:sz w:val="16"/>
    </w:rPr>
  </w:style>
  <w:style w:type="character" w:customStyle="1" w:styleId="KeyWordHeadchar">
    <w:name w:val="KeyWordHead char"/>
    <w:basedOn w:val="a1"/>
    <w:link w:val="KeyWordHead"/>
    <w:rsid w:val="004B6729"/>
    <w:rPr>
      <w:rFonts w:ascii="Linux Libertine O" w:eastAsia="Cambria" w:hAnsi="Linux Libertine O" w:cs="Linux Libertine O"/>
      <w:sz w:val="16"/>
    </w:rPr>
  </w:style>
  <w:style w:type="paragraph" w:customStyle="1" w:styleId="TableCell">
    <w:name w:val="TableCell"/>
    <w:basedOn w:val="Para"/>
    <w:rsid w:val="00B679CB"/>
    <w:pPr>
      <w:spacing w:line="220" w:lineRule="atLeast"/>
      <w:ind w:firstLine="0"/>
    </w:pPr>
    <w:rPr>
      <w:sz w:val="16"/>
      <w:szCs w:val="16"/>
      <w:lang w:eastAsia="en-US"/>
    </w:rPr>
  </w:style>
  <w:style w:type="character" w:customStyle="1" w:styleId="Head3oldChar">
    <w:name w:val="Head3old Char"/>
    <w:basedOn w:val="a1"/>
    <w:link w:val="Head3old"/>
    <w:rsid w:val="004B6729"/>
    <w:rPr>
      <w:rFonts w:ascii="Linux Biolinum O" w:eastAsia="MS Mincho" w:hAnsi="Linux Biolinum O" w:cs="Linux Biolinum O"/>
      <w:b/>
      <w:i/>
      <w:sz w:val="18"/>
      <w:szCs w:val="20"/>
    </w:rPr>
  </w:style>
  <w:style w:type="paragraph" w:customStyle="1" w:styleId="Head3">
    <w:name w:val="Head3"/>
    <w:basedOn w:val="Titledocument"/>
    <w:next w:val="a0"/>
    <w:link w:val="Head3Char"/>
    <w:qFormat/>
    <w:rsid w:val="004B6729"/>
    <w:pPr>
      <w:keepNext/>
      <w:numPr>
        <w:ilvl w:val="2"/>
        <w:numId w:val="25"/>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4B6729"/>
    <w:rPr>
      <w:rFonts w:ascii="Linux Libertine O" w:hAnsi="Linux Libertine O" w:cs="Linux Libertine O"/>
      <w:b w:val="0"/>
      <w:i/>
      <w:sz w:val="18"/>
      <w:lang w:eastAsia="ja-JP"/>
    </w:rPr>
  </w:style>
  <w:style w:type="character" w:customStyle="1" w:styleId="Head3Char">
    <w:name w:val="Head3 Char"/>
    <w:basedOn w:val="TitledocumentChar"/>
    <w:link w:val="Head3"/>
    <w:rsid w:val="004B6729"/>
    <w:rPr>
      <w:rFonts w:ascii="Linux Biolinum O" w:eastAsia="Times New Roman" w:hAnsi="Linux Biolinum O" w:cs="Linux Biolinum O"/>
      <w:b w:val="0"/>
      <w:bCs/>
      <w:i/>
      <w:sz w:val="18"/>
      <w:szCs w:val="20"/>
    </w:rPr>
  </w:style>
  <w:style w:type="character" w:customStyle="1" w:styleId="GrantSponsor">
    <w:name w:val="GrantSponsor"/>
    <w:rsid w:val="004B6729"/>
    <w:rPr>
      <w:rFonts w:ascii="Linux Libertine O" w:hAnsi="Linux Libertine O" w:cs="Linux Libertine O" w:hint="default"/>
      <w:color w:val="666699"/>
    </w:rPr>
  </w:style>
  <w:style w:type="paragraph" w:customStyle="1" w:styleId="PostHeadPara">
    <w:name w:val="PostHeadPara"/>
    <w:basedOn w:val="Para"/>
    <w:qFormat/>
    <w:rsid w:val="004B6729"/>
    <w:pPr>
      <w:ind w:firstLine="0"/>
    </w:pPr>
    <w:rPr>
      <w:lang w:eastAsia="en-US"/>
    </w:rPr>
  </w:style>
  <w:style w:type="character" w:customStyle="1" w:styleId="10">
    <w:name w:val="标题 1 字符"/>
    <w:basedOn w:val="a1"/>
    <w:link w:val="1"/>
    <w:uiPriority w:val="9"/>
    <w:rsid w:val="000735E5"/>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rsid w:val="000735E5"/>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4B6729"/>
    <w:rPr>
      <w:rFonts w:ascii="Courier New" w:hAnsi="Courier New"/>
    </w:rPr>
  </w:style>
  <w:style w:type="paragraph" w:customStyle="1" w:styleId="ShortTitle">
    <w:name w:val="Short Title"/>
    <w:basedOn w:val="Titledocument"/>
    <w:qFormat/>
    <w:rsid w:val="004B6729"/>
    <w:rPr>
      <w:rFonts w:ascii="Linux Libertine" w:hAnsi="Linux Libertine"/>
      <w:b w:val="0"/>
      <w:sz w:val="20"/>
    </w:rPr>
  </w:style>
  <w:style w:type="paragraph" w:customStyle="1" w:styleId="ComputerCode">
    <w:name w:val="ComputerCode"/>
    <w:basedOn w:val="a0"/>
    <w:qFormat/>
    <w:rsid w:val="004B6729"/>
    <w:pPr>
      <w:spacing w:before="60" w:after="60" w:line="360" w:lineRule="auto"/>
    </w:pPr>
    <w:rPr>
      <w:rFonts w:ascii="Courier New" w:hAnsi="Courier New" w:cs="Linux Libertine"/>
      <w:sz w:val="16"/>
      <w14:ligatures w14:val="standard"/>
    </w:rPr>
  </w:style>
  <w:style w:type="paragraph" w:customStyle="1" w:styleId="Head4">
    <w:name w:val="Head4"/>
    <w:autoRedefine/>
    <w:qFormat/>
    <w:rsid w:val="004B6729"/>
    <w:pPr>
      <w:keepNext/>
      <w:numPr>
        <w:ilvl w:val="3"/>
        <w:numId w:val="25"/>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B06643"/>
    <w:rPr>
      <w:rFonts w:ascii="Times New Roman" w:eastAsia="Cambria" w:hAnsi="Times New Roman" w:cs="宋体"/>
      <w:sz w:val="16"/>
      <w:szCs w:val="16"/>
      <w:lang w:eastAsia="ja-JP"/>
    </w:rPr>
  </w:style>
  <w:style w:type="paragraph" w:customStyle="1" w:styleId="TableFootnote">
    <w:name w:val="TableFootnote"/>
    <w:basedOn w:val="a0"/>
    <w:link w:val="TableFootnoteChar"/>
    <w:rsid w:val="00B06643"/>
    <w:pPr>
      <w:spacing w:before="60" w:after="200" w:line="240" w:lineRule="auto"/>
      <w:jc w:val="center"/>
    </w:pPr>
    <w:rPr>
      <w:rFonts w:ascii="Times New Roman" w:eastAsia="Cambria" w:hAnsi="Times New Roman"/>
      <w:sz w:val="16"/>
      <w:szCs w:val="16"/>
    </w:rPr>
  </w:style>
  <w:style w:type="character" w:customStyle="1" w:styleId="Para0">
    <w:name w:val="Para 字符"/>
    <w:basedOn w:val="a1"/>
    <w:link w:val="Para"/>
    <w:rsid w:val="00375288"/>
    <w:rPr>
      <w:rFonts w:ascii="Linux Libertine O" w:eastAsia="Cambria" w:hAnsi="Linux Libertine O" w:cs="Linux Libertine O"/>
      <w:sz w:val="18"/>
      <w:szCs w:val="24"/>
      <w:lang w:eastAsia="ja-JP"/>
    </w:rPr>
  </w:style>
  <w:style w:type="paragraph" w:styleId="ab">
    <w:name w:val="header"/>
    <w:basedOn w:val="a0"/>
    <w:link w:val="ac"/>
    <w:uiPriority w:val="99"/>
    <w:unhideWhenUsed/>
    <w:rsid w:val="000735E5"/>
    <w:pPr>
      <w:tabs>
        <w:tab w:val="center" w:pos="4153"/>
        <w:tab w:val="right" w:pos="8306"/>
      </w:tabs>
      <w:snapToGrid w:val="0"/>
      <w:jc w:val="center"/>
    </w:pPr>
    <w:rPr>
      <w:szCs w:val="18"/>
    </w:rPr>
  </w:style>
  <w:style w:type="character" w:customStyle="1" w:styleId="ac">
    <w:name w:val="页眉 字符"/>
    <w:basedOn w:val="a1"/>
    <w:link w:val="ab"/>
    <w:uiPriority w:val="99"/>
    <w:rsid w:val="000735E5"/>
    <w:rPr>
      <w:sz w:val="18"/>
      <w:szCs w:val="18"/>
    </w:rPr>
  </w:style>
  <w:style w:type="character" w:styleId="ad">
    <w:name w:val="endnote reference"/>
    <w:basedOn w:val="a1"/>
    <w:uiPriority w:val="99"/>
    <w:semiHidden/>
    <w:unhideWhenUsed/>
    <w:rsid w:val="00944FEB"/>
    <w:rPr>
      <w:vertAlign w:val="superscript"/>
    </w:rPr>
  </w:style>
  <w:style w:type="character" w:styleId="ae">
    <w:name w:val="footnote reference"/>
    <w:basedOn w:val="a1"/>
    <w:uiPriority w:val="99"/>
    <w:semiHidden/>
    <w:unhideWhenUsed/>
    <w:rsid w:val="00944FEB"/>
    <w:rPr>
      <w:vertAlign w:val="superscript"/>
    </w:rPr>
  </w:style>
  <w:style w:type="character" w:customStyle="1" w:styleId="Image0">
    <w:name w:val="Image 字符"/>
    <w:basedOn w:val="a1"/>
    <w:link w:val="Image"/>
    <w:rsid w:val="00944FEB"/>
    <w:rPr>
      <w:rFonts w:ascii="Linux Libertine O" w:eastAsia="Cambria" w:hAnsi="Linux Libertine O" w:cs="Linux Libertine O"/>
      <w:sz w:val="18"/>
      <w:szCs w:val="24"/>
    </w:rPr>
  </w:style>
  <w:style w:type="character" w:customStyle="1" w:styleId="30">
    <w:name w:val="标题 3 字符"/>
    <w:basedOn w:val="a1"/>
    <w:link w:val="3"/>
    <w:uiPriority w:val="9"/>
    <w:rsid w:val="000735E5"/>
    <w:rPr>
      <w:b/>
      <w:bCs/>
      <w:sz w:val="32"/>
      <w:szCs w:val="32"/>
    </w:rPr>
  </w:style>
  <w:style w:type="character" w:customStyle="1" w:styleId="40">
    <w:name w:val="标题 4 字符"/>
    <w:basedOn w:val="a1"/>
    <w:link w:val="4"/>
    <w:uiPriority w:val="9"/>
    <w:semiHidden/>
    <w:rsid w:val="000735E5"/>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0735E5"/>
    <w:rPr>
      <w:b/>
      <w:bCs/>
      <w:sz w:val="28"/>
      <w:szCs w:val="28"/>
    </w:rPr>
  </w:style>
  <w:style w:type="character" w:customStyle="1" w:styleId="60">
    <w:name w:val="标题 6 字符"/>
    <w:basedOn w:val="a1"/>
    <w:link w:val="6"/>
    <w:uiPriority w:val="9"/>
    <w:semiHidden/>
    <w:rsid w:val="00220DD0"/>
    <w:rPr>
      <w:rFonts w:cstheme="majorBidi"/>
      <w:b/>
      <w:bCs/>
      <w:color w:val="2E74B5" w:themeColor="accent1" w:themeShade="BF"/>
    </w:rPr>
  </w:style>
  <w:style w:type="character" w:customStyle="1" w:styleId="70">
    <w:name w:val="标题 7 字符"/>
    <w:basedOn w:val="a1"/>
    <w:link w:val="7"/>
    <w:uiPriority w:val="9"/>
    <w:semiHidden/>
    <w:rsid w:val="00220DD0"/>
    <w:rPr>
      <w:rFonts w:cstheme="majorBidi"/>
      <w:b/>
      <w:bCs/>
      <w:color w:val="595959" w:themeColor="text1" w:themeTint="A6"/>
    </w:rPr>
  </w:style>
  <w:style w:type="character" w:customStyle="1" w:styleId="80">
    <w:name w:val="标题 8 字符"/>
    <w:basedOn w:val="a1"/>
    <w:link w:val="8"/>
    <w:uiPriority w:val="9"/>
    <w:semiHidden/>
    <w:rsid w:val="00220DD0"/>
    <w:rPr>
      <w:rFonts w:cstheme="majorBidi"/>
      <w:color w:val="595959" w:themeColor="text1" w:themeTint="A6"/>
    </w:rPr>
  </w:style>
  <w:style w:type="character" w:customStyle="1" w:styleId="90">
    <w:name w:val="标题 9 字符"/>
    <w:basedOn w:val="a1"/>
    <w:link w:val="9"/>
    <w:uiPriority w:val="9"/>
    <w:semiHidden/>
    <w:rsid w:val="00220DD0"/>
    <w:rPr>
      <w:rFonts w:eastAsiaTheme="majorEastAsia" w:cstheme="majorBidi"/>
      <w:color w:val="595959" w:themeColor="text1" w:themeTint="A6"/>
    </w:rPr>
  </w:style>
  <w:style w:type="table" w:customStyle="1" w:styleId="15075">
    <w:name w:val="三线表1.5/0.75"/>
    <w:basedOn w:val="a2"/>
    <w:uiPriority w:val="99"/>
    <w:rsid w:val="00C153F3"/>
    <w:pPr>
      <w:spacing w:after="0" w:line="240" w:lineRule="auto"/>
      <w:jc w:val="both"/>
    </w:pPr>
    <w:rPr>
      <w:rFonts w:eastAsia="Times New Roman"/>
      <w:kern w:val="2"/>
      <w:sz w:val="24"/>
      <w:lang w:eastAsia="zh-CN"/>
    </w:rPr>
    <w:tblPr>
      <w:tblBorders>
        <w:top w:val="single" w:sz="12" w:space="0" w:color="auto"/>
      </w:tblBorders>
    </w:tblPr>
    <w:tblStylePr w:type="firstRow">
      <w:rPr>
        <w:rFonts w:eastAsia="Times New Roman"/>
        <w:b/>
        <w:sz w:val="24"/>
      </w:rPr>
      <w:tblPr/>
      <w:tcPr>
        <w:tcBorders>
          <w:bottom w:val="single" w:sz="6" w:space="0" w:color="auto"/>
        </w:tcBorders>
      </w:tcPr>
    </w:tblStylePr>
    <w:tblStylePr w:type="lastRow">
      <w:pPr>
        <w:jc w:val="both"/>
      </w:pPr>
      <w:tblPr/>
      <w:tcPr>
        <w:tcBorders>
          <w:top w:val="nil"/>
          <w:left w:val="nil"/>
          <w:bottom w:val="single" w:sz="12" w:space="0" w:color="auto"/>
          <w:right w:val="nil"/>
          <w:insideH w:val="nil"/>
          <w:insideV w:val="nil"/>
        </w:tcBorders>
      </w:tcPr>
    </w:tblStylePr>
    <w:tblStylePr w:type="lastCol">
      <w:tblPr/>
      <w:tcPr>
        <w:tcBorders>
          <w:bottom w:val="nil"/>
        </w:tcBorders>
      </w:tcPr>
    </w:tblStylePr>
  </w:style>
  <w:style w:type="paragraph" w:styleId="af">
    <w:name w:val="Bibliography"/>
    <w:basedOn w:val="Bibentry"/>
    <w:next w:val="a0"/>
    <w:uiPriority w:val="37"/>
    <w:unhideWhenUsed/>
    <w:rsid w:val="00B2799A"/>
    <w:pPr>
      <w:spacing w:after="0" w:line="480" w:lineRule="atLeast"/>
      <w:ind w:left="720" w:hanging="720"/>
    </w:pPr>
  </w:style>
  <w:style w:type="paragraph" w:customStyle="1" w:styleId="af0">
    <w:name w:val="列表段落无编码"/>
    <w:basedOn w:val="a"/>
    <w:link w:val="af1"/>
    <w:qFormat/>
    <w:rsid w:val="00220DD0"/>
    <w:pPr>
      <w:numPr>
        <w:numId w:val="0"/>
      </w:numPr>
      <w:ind w:left="480"/>
    </w:pPr>
  </w:style>
  <w:style w:type="character" w:customStyle="1" w:styleId="a4">
    <w:name w:val="列表段落 字符"/>
    <w:basedOn w:val="a1"/>
    <w:link w:val="a"/>
    <w:rsid w:val="00220DD0"/>
    <w:rPr>
      <w:rFonts w:ascii="Linux Libertine O" w:eastAsia="Cambria" w:hAnsi="Linux Libertine O" w:cs="Linux Libertine O"/>
      <w:sz w:val="18"/>
      <w:szCs w:val="20"/>
      <w:shd w:val="clear" w:color="auto" w:fill="FFFFFF"/>
    </w:rPr>
  </w:style>
  <w:style w:type="character" w:customStyle="1" w:styleId="af1">
    <w:name w:val="列表段落无编码 字符"/>
    <w:basedOn w:val="a4"/>
    <w:link w:val="af0"/>
    <w:rsid w:val="00220DD0"/>
    <w:rPr>
      <w:rFonts w:ascii="Linux Libertine O" w:eastAsia="Cambria" w:hAnsi="Linux Libertine O" w:cs="Linux Libertine O"/>
      <w:sz w:val="18"/>
      <w:szCs w:val="20"/>
      <w:shd w:val="clear" w:color="auto" w:fill="FFFFFF"/>
    </w:rPr>
  </w:style>
  <w:style w:type="character" w:styleId="af2">
    <w:name w:val="annotation reference"/>
    <w:basedOn w:val="a1"/>
    <w:uiPriority w:val="99"/>
    <w:semiHidden/>
    <w:unhideWhenUsed/>
    <w:rsid w:val="000735E5"/>
    <w:rPr>
      <w:sz w:val="21"/>
      <w:szCs w:val="21"/>
    </w:rPr>
  </w:style>
  <w:style w:type="paragraph" w:styleId="af3">
    <w:name w:val="annotation text"/>
    <w:basedOn w:val="a0"/>
    <w:link w:val="af4"/>
    <w:uiPriority w:val="99"/>
    <w:unhideWhenUsed/>
    <w:rsid w:val="000735E5"/>
  </w:style>
  <w:style w:type="character" w:customStyle="1" w:styleId="af4">
    <w:name w:val="批注文字 字符"/>
    <w:basedOn w:val="a1"/>
    <w:link w:val="af3"/>
    <w:uiPriority w:val="99"/>
    <w:rsid w:val="000735E5"/>
  </w:style>
  <w:style w:type="paragraph" w:styleId="af5">
    <w:name w:val="annotation subject"/>
    <w:basedOn w:val="af3"/>
    <w:next w:val="af3"/>
    <w:link w:val="af6"/>
    <w:uiPriority w:val="99"/>
    <w:semiHidden/>
    <w:unhideWhenUsed/>
    <w:rsid w:val="000735E5"/>
    <w:rPr>
      <w:b/>
      <w:bCs/>
    </w:rPr>
  </w:style>
  <w:style w:type="character" w:customStyle="1" w:styleId="af6">
    <w:name w:val="批注主题 字符"/>
    <w:basedOn w:val="af4"/>
    <w:link w:val="af5"/>
    <w:uiPriority w:val="99"/>
    <w:semiHidden/>
    <w:rsid w:val="000735E5"/>
    <w:rPr>
      <w:b/>
      <w:bCs/>
    </w:rPr>
  </w:style>
  <w:style w:type="paragraph" w:styleId="af7">
    <w:name w:val="Revision"/>
    <w:hidden/>
    <w:uiPriority w:val="99"/>
    <w:semiHidden/>
    <w:rsid w:val="00220DD0"/>
    <w:pPr>
      <w:spacing w:after="0" w:line="240" w:lineRule="auto"/>
    </w:pPr>
  </w:style>
  <w:style w:type="paragraph" w:styleId="af8">
    <w:name w:val="Normal (Web)"/>
    <w:basedOn w:val="a0"/>
    <w:uiPriority w:val="99"/>
    <w:semiHidden/>
    <w:unhideWhenUsed/>
    <w:rsid w:val="000735E5"/>
    <w:pPr>
      <w:spacing w:before="100" w:beforeAutospacing="1" w:after="100" w:afterAutospacing="1"/>
    </w:pPr>
    <w:rPr>
      <w:sz w:val="24"/>
      <w:lang w:eastAsia="zh-CN"/>
      <w14:ligatures w14:val="standardContextual"/>
    </w:rPr>
  </w:style>
  <w:style w:type="character" w:styleId="af9">
    <w:name w:val="Emphasis"/>
    <w:basedOn w:val="a1"/>
    <w:uiPriority w:val="20"/>
    <w:qFormat/>
    <w:rsid w:val="000735E5"/>
    <w:rPr>
      <w:i/>
      <w:iCs/>
    </w:rPr>
  </w:style>
  <w:style w:type="paragraph" w:styleId="afa">
    <w:name w:val="Date"/>
    <w:basedOn w:val="a0"/>
    <w:next w:val="a0"/>
    <w:link w:val="afb"/>
    <w:uiPriority w:val="99"/>
    <w:semiHidden/>
    <w:unhideWhenUsed/>
    <w:rsid w:val="000735E5"/>
    <w:pPr>
      <w:ind w:leftChars="2500" w:left="100"/>
    </w:pPr>
  </w:style>
  <w:style w:type="character" w:customStyle="1" w:styleId="afb">
    <w:name w:val="日期 字符"/>
    <w:basedOn w:val="a1"/>
    <w:link w:val="afa"/>
    <w:uiPriority w:val="99"/>
    <w:semiHidden/>
    <w:rsid w:val="000735E5"/>
  </w:style>
  <w:style w:type="character" w:styleId="afc">
    <w:name w:val="Strong"/>
    <w:basedOn w:val="a1"/>
    <w:uiPriority w:val="22"/>
    <w:qFormat/>
    <w:rsid w:val="000735E5"/>
    <w:rPr>
      <w:b/>
      <w:bCs/>
    </w:rPr>
  </w:style>
  <w:style w:type="character" w:styleId="afd">
    <w:name w:val="Unresolved Mention"/>
    <w:basedOn w:val="a1"/>
    <w:uiPriority w:val="99"/>
    <w:semiHidden/>
    <w:unhideWhenUsed/>
    <w:rsid w:val="001962A9"/>
    <w:rPr>
      <w:color w:val="605E5C"/>
      <w:shd w:val="clear" w:color="auto" w:fill="E1DFDD"/>
    </w:rPr>
  </w:style>
  <w:style w:type="paragraph" w:styleId="afe">
    <w:name w:val="footnote text"/>
    <w:basedOn w:val="a0"/>
    <w:link w:val="aff"/>
    <w:uiPriority w:val="99"/>
    <w:semiHidden/>
    <w:unhideWhenUsed/>
    <w:rsid w:val="008835A5"/>
    <w:pPr>
      <w:snapToGrid w:val="0"/>
    </w:pPr>
    <w:rPr>
      <w:szCs w:val="18"/>
    </w:rPr>
  </w:style>
  <w:style w:type="character" w:customStyle="1" w:styleId="aff">
    <w:name w:val="脚注文本 字符"/>
    <w:basedOn w:val="a1"/>
    <w:link w:val="afe"/>
    <w:uiPriority w:val="99"/>
    <w:semiHidden/>
    <w:rsid w:val="008835A5"/>
    <w:rPr>
      <w:sz w:val="18"/>
      <w:szCs w:val="18"/>
    </w:rPr>
  </w:style>
  <w:style w:type="paragraph" w:styleId="aff0">
    <w:name w:val="caption"/>
    <w:basedOn w:val="FigureCaption"/>
    <w:next w:val="a0"/>
    <w:uiPriority w:val="35"/>
    <w:unhideWhenUsed/>
    <w:qFormat/>
    <w:rsid w:val="004B6729"/>
  </w:style>
  <w:style w:type="character" w:styleId="aff1">
    <w:name w:val="FollowedHyperlink"/>
    <w:basedOn w:val="a1"/>
    <w:uiPriority w:val="99"/>
    <w:semiHidden/>
    <w:unhideWhenUsed/>
    <w:rsid w:val="00913D71"/>
    <w:rPr>
      <w:color w:val="954F72" w:themeColor="followedHyperlink"/>
      <w:u w:val="single"/>
    </w:rPr>
  </w:style>
  <w:style w:type="table" w:styleId="aff2">
    <w:name w:val="Grid Table Light"/>
    <w:basedOn w:val="a2"/>
    <w:uiPriority w:val="40"/>
    <w:rsid w:val="00D351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1"/>
    <w:uiPriority w:val="99"/>
    <w:semiHidden/>
    <w:unhideWhenUsed/>
    <w:rsid w:val="000F2D20"/>
    <w:rPr>
      <w:rFonts w:ascii="宋体" w:eastAsia="宋体" w:hAnsi="宋体" w:cs="宋体"/>
      <w:sz w:val="24"/>
      <w:szCs w:val="24"/>
    </w:rPr>
  </w:style>
  <w:style w:type="character" w:customStyle="1" w:styleId="ng-star-inserted">
    <w:name w:val="ng-star-inserted"/>
    <w:basedOn w:val="a1"/>
    <w:rsid w:val="00522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orwithlara.wordpress.com/"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61DC7-4BF9-4400-B75C-C48ADCDBB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2751</TotalTime>
  <Pages>22</Pages>
  <Words>26652</Words>
  <Characters>151922</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成亮 平</cp:lastModifiedBy>
  <cp:revision>261</cp:revision>
  <dcterms:created xsi:type="dcterms:W3CDTF">2025-10-09T07:17:00Z</dcterms:created>
  <dcterms:modified xsi:type="dcterms:W3CDTF">2026-04-07T08:24:00Z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id="lvSMQREs"/&gt;&lt;style id="http://www.zotero.org/styles/apa" locale="en-GB" hasBibliography="1" bibliographyStyleHasBeenSet="1"/&gt;&lt;prefs&gt;&lt;pref name="fieldType" value="Field"/&gt;&lt;/prefs&gt;&lt;/data&gt;</vt:lpwstr>
  </property>
</Properties>
</file>